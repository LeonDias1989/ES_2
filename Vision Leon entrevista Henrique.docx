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5AA7" w:rsidRPr="002B3820" w:rsidRDefault="000A0286">
      <w:pPr>
        <w:pStyle w:val="Ttulo"/>
        <w:rPr>
          <w:lang w:val="pt-BR"/>
          <w:rPrChange w:id="0" w:author="Imagem" w:date="2014-05-02T08:34:00Z">
            <w:rPr/>
          </w:rPrChange>
        </w:rPr>
      </w:pPr>
      <w:r w:rsidRPr="002B3820">
        <w:rPr>
          <w:lang w:val="pt-BR"/>
          <w:rPrChange w:id="1" w:author="Imagem" w:date="2014-05-02T08:34:00Z">
            <w:rPr/>
          </w:rPrChange>
        </w:rPr>
        <w:fldChar w:fldCharType="begin"/>
      </w:r>
      <w:r w:rsidRPr="002B3820">
        <w:rPr>
          <w:lang w:val="pt-BR"/>
          <w:rPrChange w:id="2" w:author="Imagem" w:date="2014-05-02T08:34:00Z">
            <w:rPr/>
          </w:rPrChange>
        </w:rPr>
        <w:instrText xml:space="preserve"> SUBJECT  \* MERGEFORMAT </w:instrText>
      </w:r>
      <w:r w:rsidRPr="002B3820">
        <w:rPr>
          <w:lang w:val="pt-BR"/>
          <w:rPrChange w:id="3" w:author="Imagem" w:date="2014-05-02T08:34:00Z">
            <w:rPr/>
          </w:rPrChange>
        </w:rPr>
        <w:fldChar w:fldCharType="separate"/>
      </w:r>
      <w:del w:id="4" w:author="Imagem" w:date="2014-05-02T08:28:00Z">
        <w:r w:rsidR="00A47CA9" w:rsidRPr="002B3820" w:rsidDel="002B3820">
          <w:rPr>
            <w:lang w:val="pt-BR"/>
            <w:rPrChange w:id="5" w:author="Imagem" w:date="2014-05-02T08:34:00Z">
              <w:rPr/>
            </w:rPrChange>
          </w:rPr>
          <w:delText>&lt;</w:delText>
        </w:r>
      </w:del>
      <w:ins w:id="6" w:author="Imagem" w:date="2014-05-02T08:29:00Z">
        <w:r w:rsidR="002B3820" w:rsidRPr="002B3820">
          <w:rPr>
            <w:lang w:val="pt-BR"/>
            <w:rPrChange w:id="7" w:author="Imagem" w:date="2014-05-02T08:34:00Z">
              <w:rPr/>
            </w:rPrChange>
          </w:rPr>
          <w:t xml:space="preserve"> </w:t>
        </w:r>
        <w:r w:rsidR="002B3820" w:rsidRPr="002B3820">
          <w:rPr>
            <w:lang w:val="pt-BR"/>
            <w:rPrChange w:id="8" w:author="Imagem" w:date="2014-05-02T08:34:00Z">
              <w:rPr/>
            </w:rPrChange>
          </w:rPr>
          <w:t>Projeto</w:t>
        </w:r>
        <w:r w:rsidR="002B3820" w:rsidRPr="002B3820">
          <w:rPr>
            <w:lang w:val="pt-BR"/>
            <w:rPrChange w:id="9" w:author="Imagem" w:date="2014-05-02T08:34:00Z">
              <w:rPr/>
            </w:rPrChange>
          </w:rPr>
          <w:t xml:space="preserve"> do </w:t>
        </w:r>
      </w:ins>
      <w:r w:rsidR="00D73FE8" w:rsidRPr="002B3820">
        <w:rPr>
          <w:lang w:val="pt-BR"/>
          <w:rPrChange w:id="10" w:author="Imagem" w:date="2014-05-02T08:34:00Z">
            <w:rPr/>
          </w:rPrChange>
        </w:rPr>
        <w:t>Henrique</w:t>
      </w:r>
      <w:r w:rsidR="00410BAF" w:rsidRPr="002B3820">
        <w:rPr>
          <w:lang w:val="pt-BR"/>
          <w:rPrChange w:id="11" w:author="Imagem" w:date="2014-05-02T08:34:00Z">
            <w:rPr/>
          </w:rPrChange>
        </w:rPr>
        <w:t xml:space="preserve"> </w:t>
      </w:r>
      <w:del w:id="12" w:author="Imagem" w:date="2014-05-02T08:29:00Z">
        <w:r w:rsidR="006611FC" w:rsidRPr="002B3820" w:rsidDel="002B3820">
          <w:rPr>
            <w:lang w:val="pt-BR"/>
            <w:rPrChange w:id="13" w:author="Imagem" w:date="2014-05-02T08:34:00Z">
              <w:rPr/>
            </w:rPrChange>
          </w:rPr>
          <w:delText>Projeto</w:delText>
        </w:r>
      </w:del>
      <w:del w:id="14" w:author="Imagem" w:date="2014-05-02T08:28:00Z">
        <w:r w:rsidR="00A47CA9" w:rsidRPr="002B3820" w:rsidDel="002B3820">
          <w:rPr>
            <w:lang w:val="pt-BR"/>
            <w:rPrChange w:id="15" w:author="Imagem" w:date="2014-05-02T08:34:00Z">
              <w:rPr/>
            </w:rPrChange>
          </w:rPr>
          <w:delText>&gt;</w:delText>
        </w:r>
      </w:del>
      <w:r w:rsidRPr="002B3820">
        <w:rPr>
          <w:lang w:val="pt-BR"/>
          <w:rPrChange w:id="16" w:author="Imagem" w:date="2014-05-02T08:34:00Z">
            <w:rPr/>
          </w:rPrChange>
        </w:rPr>
        <w:fldChar w:fldCharType="end"/>
      </w:r>
    </w:p>
    <w:p w:rsidR="00685AA7" w:rsidRPr="002B3820" w:rsidRDefault="00D73FE8">
      <w:pPr>
        <w:pStyle w:val="Ttulo"/>
        <w:rPr>
          <w:lang w:val="pt-BR"/>
          <w:rPrChange w:id="17" w:author="Imagem" w:date="2014-05-02T08:34:00Z">
            <w:rPr/>
          </w:rPrChange>
        </w:rPr>
      </w:pPr>
      <w:r w:rsidRPr="002B3820">
        <w:rPr>
          <w:lang w:val="pt-BR"/>
          <w:rPrChange w:id="18" w:author="Imagem" w:date="2014-05-02T08:34:00Z">
            <w:rPr/>
          </w:rPrChange>
        </w:rPr>
        <w:t>Visão</w:t>
      </w:r>
    </w:p>
    <w:p w:rsidR="00685AA7" w:rsidRPr="002B3820" w:rsidRDefault="00685AA7">
      <w:pPr>
        <w:rPr>
          <w:lang w:val="pt-BR"/>
          <w:rPrChange w:id="19" w:author="Imagem" w:date="2014-05-02T08:34:00Z">
            <w:rPr/>
          </w:rPrChange>
        </w:rPr>
      </w:pPr>
    </w:p>
    <w:p w:rsidR="00685AA7" w:rsidRPr="002B3820" w:rsidRDefault="00685AA7">
      <w:pPr>
        <w:pStyle w:val="Ttulo1"/>
        <w:rPr>
          <w:lang w:val="pt-BR"/>
          <w:rPrChange w:id="20" w:author="Imagem" w:date="2014-05-02T08:34:00Z">
            <w:rPr/>
          </w:rPrChange>
        </w:rPr>
      </w:pPr>
      <w:bookmarkStart w:id="21" w:name="_Toc456598586"/>
      <w:bookmarkStart w:id="22" w:name="_Toc456600917"/>
      <w:bookmarkStart w:id="23" w:name="_Toc512930904"/>
      <w:bookmarkStart w:id="24" w:name="_Toc20715754"/>
      <w:bookmarkStart w:id="25" w:name="_Toc436203377"/>
      <w:bookmarkStart w:id="26" w:name="_Toc452813577"/>
      <w:proofErr w:type="spellStart"/>
      <w:r w:rsidRPr="002B3820">
        <w:rPr>
          <w:lang w:val="pt-BR"/>
          <w:rPrChange w:id="27" w:author="Imagem" w:date="2014-05-02T08:34:00Z">
            <w:rPr/>
          </w:rPrChange>
        </w:rPr>
        <w:t>Introduction</w:t>
      </w:r>
      <w:bookmarkEnd w:id="21"/>
      <w:bookmarkEnd w:id="22"/>
      <w:bookmarkEnd w:id="23"/>
      <w:bookmarkEnd w:id="24"/>
      <w:proofErr w:type="spellEnd"/>
    </w:p>
    <w:p w:rsidR="00106A8A" w:rsidRPr="002B3820" w:rsidRDefault="00106A8A" w:rsidP="00106A8A">
      <w:pPr>
        <w:ind w:left="720"/>
        <w:rPr>
          <w:lang w:val="pt-BR"/>
          <w:rPrChange w:id="28" w:author="Imagem" w:date="2014-05-02T08:34:00Z">
            <w:rPr/>
          </w:rPrChange>
        </w:rPr>
      </w:pPr>
      <w:r w:rsidRPr="002B3820">
        <w:rPr>
          <w:lang w:val="pt-BR"/>
          <w:rPrChange w:id="29" w:author="Imagem" w:date="2014-05-02T08:34:00Z">
            <w:rPr/>
          </w:rPrChange>
        </w:rPr>
        <w:t>Este documento tem por finalidade ter uma visão das dificuldades em relação ao compartilhamento de arquivos de imagem entre usuários de dispositivo</w:t>
      </w:r>
      <w:r w:rsidR="008928C3" w:rsidRPr="002B3820">
        <w:rPr>
          <w:lang w:val="pt-BR"/>
          <w:rPrChange w:id="30" w:author="Imagem" w:date="2014-05-02T08:34:00Z">
            <w:rPr/>
          </w:rPrChange>
        </w:rPr>
        <w:t>s mobile</w:t>
      </w:r>
      <w:del w:id="31" w:author="Imagem" w:date="2014-05-02T08:33:00Z">
        <w:r w:rsidR="008928C3" w:rsidRPr="002B3820" w:rsidDel="002B3820">
          <w:rPr>
            <w:lang w:val="pt-BR"/>
            <w:rPrChange w:id="32" w:author="Imagem" w:date="2014-05-02T08:34:00Z">
              <w:rPr/>
            </w:rPrChange>
          </w:rPr>
          <w:delText>´s</w:delText>
        </w:r>
      </w:del>
      <w:ins w:id="33" w:author="Imagem" w:date="2014-05-02T08:33:00Z">
        <w:r w:rsidR="002B3820" w:rsidRPr="002B3820">
          <w:rPr>
            <w:lang w:val="pt-BR"/>
            <w:rPrChange w:id="34" w:author="Imagem" w:date="2014-05-02T08:34:00Z">
              <w:rPr/>
            </w:rPrChange>
          </w:rPr>
          <w:t>. E</w:t>
        </w:r>
      </w:ins>
      <w:del w:id="35" w:author="Imagem" w:date="2014-05-02T08:33:00Z">
        <w:r w:rsidR="008928C3" w:rsidRPr="002B3820" w:rsidDel="002B3820">
          <w:rPr>
            <w:lang w:val="pt-BR"/>
            <w:rPrChange w:id="36" w:author="Imagem" w:date="2014-05-02T08:34:00Z">
              <w:rPr/>
            </w:rPrChange>
          </w:rPr>
          <w:delText>, e</w:delText>
        </w:r>
      </w:del>
      <w:r w:rsidR="008928C3" w:rsidRPr="002B3820">
        <w:rPr>
          <w:lang w:val="pt-BR"/>
          <w:rPrChange w:id="37" w:author="Imagem" w:date="2014-05-02T08:34:00Z">
            <w:rPr/>
          </w:rPrChange>
        </w:rPr>
        <w:t>ste projeto propõe</w:t>
      </w:r>
      <w:r w:rsidRPr="002B3820">
        <w:rPr>
          <w:lang w:val="pt-BR"/>
          <w:rPrChange w:id="38" w:author="Imagem" w:date="2014-05-02T08:34:00Z">
            <w:rPr/>
          </w:rPrChange>
        </w:rPr>
        <w:t xml:space="preserve"> uma solução que possa atender </w:t>
      </w:r>
      <w:r w:rsidR="008928C3" w:rsidRPr="002B3820">
        <w:rPr>
          <w:lang w:val="pt-BR"/>
          <w:rPrChange w:id="39" w:author="Imagem" w:date="2014-05-02T08:34:00Z">
            <w:rPr/>
          </w:rPrChange>
        </w:rPr>
        <w:t xml:space="preserve">à demanda do </w:t>
      </w:r>
      <w:r w:rsidRPr="002B3820">
        <w:rPr>
          <w:lang w:val="pt-BR"/>
          <w:rPrChange w:id="40" w:author="Imagem" w:date="2014-05-02T08:34:00Z">
            <w:rPr/>
          </w:rPrChange>
        </w:rPr>
        <w:t>nosso cliente</w:t>
      </w:r>
      <w:r w:rsidR="0034136E" w:rsidRPr="002B3820">
        <w:rPr>
          <w:lang w:val="pt-BR"/>
          <w:rPrChange w:id="41" w:author="Imagem" w:date="2014-05-02T08:34:00Z">
            <w:rPr/>
          </w:rPrChange>
        </w:rPr>
        <w:t>, criando-se assim, uma aplicação que compartilha estes documentos</w:t>
      </w:r>
      <w:r w:rsidR="008928C3" w:rsidRPr="002B3820">
        <w:rPr>
          <w:lang w:val="pt-BR"/>
          <w:rPrChange w:id="42" w:author="Imagem" w:date="2014-05-02T08:34:00Z">
            <w:rPr/>
          </w:rPrChange>
        </w:rPr>
        <w:t>.</w:t>
      </w:r>
    </w:p>
    <w:p w:rsidR="00685AA7" w:rsidRPr="002B3820" w:rsidRDefault="00685AA7">
      <w:pPr>
        <w:pStyle w:val="Ttulo1"/>
        <w:rPr>
          <w:lang w:val="pt-BR"/>
          <w:rPrChange w:id="43" w:author="Imagem" w:date="2014-05-02T08:34:00Z">
            <w:rPr/>
          </w:rPrChange>
        </w:rPr>
      </w:pPr>
      <w:bookmarkStart w:id="44" w:name="_Toc512930906"/>
      <w:bookmarkStart w:id="45" w:name="_Toc20715755"/>
      <w:proofErr w:type="spellStart"/>
      <w:r w:rsidRPr="002B3820">
        <w:rPr>
          <w:lang w:val="pt-BR"/>
          <w:rPrChange w:id="46" w:author="Imagem" w:date="2014-05-02T08:34:00Z">
            <w:rPr/>
          </w:rPrChange>
        </w:rPr>
        <w:t>Positioning</w:t>
      </w:r>
      <w:bookmarkEnd w:id="25"/>
      <w:bookmarkEnd w:id="26"/>
      <w:bookmarkEnd w:id="44"/>
      <w:bookmarkEnd w:id="45"/>
      <w:proofErr w:type="spellEnd"/>
    </w:p>
    <w:p w:rsidR="00685AA7" w:rsidRPr="002B3820" w:rsidRDefault="00685AA7">
      <w:pPr>
        <w:rPr>
          <w:lang w:val="pt-BR"/>
          <w:rPrChange w:id="47" w:author="Imagem" w:date="2014-05-02T08:34:00Z">
            <w:rPr/>
          </w:rPrChange>
        </w:rPr>
      </w:pPr>
    </w:p>
    <w:p w:rsidR="00685AA7" w:rsidRPr="002B3820" w:rsidRDefault="00685AA7">
      <w:pPr>
        <w:pStyle w:val="Ttulo2"/>
        <w:rPr>
          <w:lang w:val="pt-BR"/>
          <w:rPrChange w:id="48" w:author="Imagem" w:date="2014-05-02T08:34:00Z">
            <w:rPr/>
          </w:rPrChange>
        </w:rPr>
      </w:pPr>
      <w:bookmarkStart w:id="49" w:name="_Toc436203379"/>
      <w:bookmarkStart w:id="50" w:name="_Toc452813579"/>
      <w:bookmarkStart w:id="51" w:name="_Toc512930907"/>
      <w:bookmarkStart w:id="52" w:name="_Toc20715756"/>
      <w:proofErr w:type="spellStart"/>
      <w:r w:rsidRPr="002B3820">
        <w:rPr>
          <w:lang w:val="pt-BR"/>
          <w:rPrChange w:id="53" w:author="Imagem" w:date="2014-05-02T08:34:00Z">
            <w:rPr/>
          </w:rPrChange>
        </w:rPr>
        <w:t>Problem</w:t>
      </w:r>
      <w:proofErr w:type="spellEnd"/>
      <w:r w:rsidRPr="002B3820">
        <w:rPr>
          <w:lang w:val="pt-BR"/>
          <w:rPrChange w:id="5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5" w:author="Imagem" w:date="2014-05-02T08:34:00Z">
            <w:rPr/>
          </w:rPrChange>
        </w:rPr>
        <w:t>Statement</w:t>
      </w:r>
      <w:bookmarkEnd w:id="49"/>
      <w:bookmarkEnd w:id="50"/>
      <w:bookmarkEnd w:id="51"/>
      <w:bookmarkEnd w:id="52"/>
      <w:proofErr w:type="spellEnd"/>
    </w:p>
    <w:p w:rsidR="00685AA7" w:rsidRPr="002B3820" w:rsidRDefault="00685AA7">
      <w:pPr>
        <w:pStyle w:val="InfoBlue"/>
        <w:rPr>
          <w:lang w:val="pt-BR"/>
          <w:rPrChange w:id="56" w:author="Imagem" w:date="2014-05-02T08:34:00Z">
            <w:rPr/>
          </w:rPrChange>
        </w:rPr>
      </w:pPr>
      <w:r w:rsidRPr="002B3820">
        <w:rPr>
          <w:lang w:val="pt-BR"/>
          <w:rPrChange w:id="57" w:author="Imagem" w:date="2014-05-02T08:34:00Z">
            <w:rPr/>
          </w:rPrChange>
        </w:rPr>
        <w:t>[</w:t>
      </w:r>
      <w:proofErr w:type="spellStart"/>
      <w:r w:rsidRPr="002B3820">
        <w:rPr>
          <w:lang w:val="pt-BR"/>
          <w:rPrChange w:id="58" w:author="Imagem" w:date="2014-05-02T08:34:00Z">
            <w:rPr/>
          </w:rPrChange>
        </w:rPr>
        <w:t>Provide</w:t>
      </w:r>
      <w:proofErr w:type="spellEnd"/>
      <w:r w:rsidRPr="002B3820">
        <w:rPr>
          <w:lang w:val="pt-BR"/>
          <w:rPrChange w:id="59" w:author="Imagem" w:date="2014-05-02T08:34:00Z">
            <w:rPr/>
          </w:rPrChange>
        </w:rPr>
        <w:t xml:space="preserve"> a </w:t>
      </w:r>
      <w:proofErr w:type="spellStart"/>
      <w:r w:rsidRPr="002B3820">
        <w:rPr>
          <w:lang w:val="pt-BR"/>
          <w:rPrChange w:id="60" w:author="Imagem" w:date="2014-05-02T08:34:00Z">
            <w:rPr/>
          </w:rPrChange>
        </w:rPr>
        <w:t>statement</w:t>
      </w:r>
      <w:proofErr w:type="spellEnd"/>
      <w:r w:rsidRPr="002B3820">
        <w:rPr>
          <w:lang w:val="pt-BR"/>
          <w:rPrChange w:id="6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2" w:author="Imagem" w:date="2014-05-02T08:34:00Z">
            <w:rPr/>
          </w:rPrChange>
        </w:rPr>
        <w:t>summarizing</w:t>
      </w:r>
      <w:proofErr w:type="spellEnd"/>
      <w:r w:rsidRPr="002B3820">
        <w:rPr>
          <w:lang w:val="pt-BR"/>
          <w:rPrChange w:id="63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4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65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6" w:author="Imagem" w:date="2014-05-02T08:34:00Z">
            <w:rPr/>
          </w:rPrChange>
        </w:rPr>
        <w:t>problem</w:t>
      </w:r>
      <w:proofErr w:type="spellEnd"/>
      <w:r w:rsidRPr="002B3820">
        <w:rPr>
          <w:lang w:val="pt-BR"/>
          <w:rPrChange w:id="67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8" w:author="Imagem" w:date="2014-05-02T08:34:00Z">
            <w:rPr/>
          </w:rPrChange>
        </w:rPr>
        <w:t>being</w:t>
      </w:r>
      <w:proofErr w:type="spellEnd"/>
      <w:r w:rsidRPr="002B3820">
        <w:rPr>
          <w:lang w:val="pt-BR"/>
          <w:rPrChange w:id="6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0" w:author="Imagem" w:date="2014-05-02T08:34:00Z">
            <w:rPr/>
          </w:rPrChange>
        </w:rPr>
        <w:t>solved</w:t>
      </w:r>
      <w:proofErr w:type="spellEnd"/>
      <w:r w:rsidRPr="002B3820">
        <w:rPr>
          <w:lang w:val="pt-BR"/>
          <w:rPrChange w:id="7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2" w:author="Imagem" w:date="2014-05-02T08:34:00Z">
            <w:rPr/>
          </w:rPrChange>
        </w:rPr>
        <w:t>by</w:t>
      </w:r>
      <w:proofErr w:type="spellEnd"/>
      <w:r w:rsidRPr="002B3820">
        <w:rPr>
          <w:lang w:val="pt-BR"/>
          <w:rPrChange w:id="73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4" w:author="Imagem" w:date="2014-05-02T08:34:00Z">
            <w:rPr/>
          </w:rPrChange>
        </w:rPr>
        <w:t>this</w:t>
      </w:r>
      <w:proofErr w:type="spellEnd"/>
      <w:r w:rsidRPr="002B3820">
        <w:rPr>
          <w:lang w:val="pt-BR"/>
          <w:rPrChange w:id="75" w:author="Imagem" w:date="2014-05-02T08:34:00Z">
            <w:rPr/>
          </w:rPrChange>
        </w:rPr>
        <w:t xml:space="preserve"> </w:t>
      </w:r>
      <w:proofErr w:type="spellStart"/>
      <w:proofErr w:type="gramStart"/>
      <w:r w:rsidRPr="002B3820">
        <w:rPr>
          <w:lang w:val="pt-BR"/>
          <w:rPrChange w:id="76" w:author="Imagem" w:date="2014-05-02T08:34:00Z">
            <w:rPr/>
          </w:rPrChange>
        </w:rPr>
        <w:t>project</w:t>
      </w:r>
      <w:proofErr w:type="spellEnd"/>
      <w:proofErr w:type="gramEnd"/>
      <w:r w:rsidRPr="002B3820">
        <w:rPr>
          <w:lang w:val="pt-BR"/>
          <w:rPrChange w:id="77" w:author="Imagem" w:date="2014-05-02T08:34:00Z">
            <w:rPr/>
          </w:rPrChange>
        </w:rPr>
        <w:t xml:space="preserve">. The </w:t>
      </w:r>
      <w:proofErr w:type="spellStart"/>
      <w:r w:rsidRPr="002B3820">
        <w:rPr>
          <w:lang w:val="pt-BR"/>
          <w:rPrChange w:id="78" w:author="Imagem" w:date="2014-05-02T08:34:00Z">
            <w:rPr/>
          </w:rPrChange>
        </w:rPr>
        <w:t>following</w:t>
      </w:r>
      <w:proofErr w:type="spellEnd"/>
      <w:r w:rsidRPr="002B3820">
        <w:rPr>
          <w:lang w:val="pt-BR"/>
          <w:rPrChange w:id="7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80" w:author="Imagem" w:date="2014-05-02T08:34:00Z">
            <w:rPr/>
          </w:rPrChange>
        </w:rPr>
        <w:t>format</w:t>
      </w:r>
      <w:proofErr w:type="spellEnd"/>
      <w:r w:rsidRPr="002B3820">
        <w:rPr>
          <w:lang w:val="pt-BR"/>
          <w:rPrChange w:id="8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82" w:author="Imagem" w:date="2014-05-02T08:34:00Z">
            <w:rPr/>
          </w:rPrChange>
        </w:rPr>
        <w:t>may</w:t>
      </w:r>
      <w:proofErr w:type="spellEnd"/>
      <w:r w:rsidRPr="002B3820">
        <w:rPr>
          <w:lang w:val="pt-BR"/>
          <w:rPrChange w:id="83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84" w:author="Imagem" w:date="2014-05-02T08:34:00Z">
            <w:rPr/>
          </w:rPrChange>
        </w:rPr>
        <w:t>be</w:t>
      </w:r>
      <w:proofErr w:type="spellEnd"/>
      <w:r w:rsidRPr="002B3820">
        <w:rPr>
          <w:lang w:val="pt-BR"/>
          <w:rPrChange w:id="85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86" w:author="Imagem" w:date="2014-05-02T08:34:00Z">
            <w:rPr/>
          </w:rPrChange>
        </w:rPr>
        <w:t>used</w:t>
      </w:r>
      <w:proofErr w:type="spellEnd"/>
      <w:r w:rsidRPr="002B3820">
        <w:rPr>
          <w:lang w:val="pt-BR"/>
          <w:rPrChange w:id="87" w:author="Imagem" w:date="2014-05-02T08:34:00Z">
            <w:rPr/>
          </w:rPrChange>
        </w:rPr>
        <w:t>:]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685AA7" w:rsidRPr="002B3820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2B3820" w:rsidRDefault="00685AA7">
            <w:pPr>
              <w:pStyle w:val="Corpodetexto"/>
              <w:keepNext/>
              <w:ind w:left="72"/>
              <w:rPr>
                <w:lang w:val="pt-BR"/>
                <w:rPrChange w:id="88" w:author="Imagem" w:date="2014-05-02T08:34:00Z">
                  <w:rPr/>
                </w:rPrChange>
              </w:rPr>
            </w:pPr>
            <w:r w:rsidRPr="002B3820">
              <w:rPr>
                <w:lang w:val="pt-BR"/>
                <w:rPrChange w:id="89" w:author="Imagem" w:date="2014-05-02T08:34:00Z">
                  <w:rPr/>
                </w:rPrChange>
              </w:rPr>
              <w:t xml:space="preserve">The </w:t>
            </w:r>
            <w:proofErr w:type="spellStart"/>
            <w:r w:rsidRPr="002B3820">
              <w:rPr>
                <w:lang w:val="pt-BR"/>
                <w:rPrChange w:id="90" w:author="Imagem" w:date="2014-05-02T08:34:00Z">
                  <w:rPr/>
                </w:rPrChange>
              </w:rPr>
              <w:t>problem</w:t>
            </w:r>
            <w:proofErr w:type="spellEnd"/>
            <w:r w:rsidRPr="002B3820">
              <w:rPr>
                <w:lang w:val="pt-BR"/>
                <w:rPrChange w:id="91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92" w:author="Imagem" w:date="2014-05-02T08:34:00Z">
                  <w:rPr/>
                </w:rPrChange>
              </w:rPr>
              <w:t>of</w:t>
            </w:r>
            <w:proofErr w:type="spellEnd"/>
          </w:p>
        </w:tc>
        <w:tc>
          <w:tcPr>
            <w:tcW w:w="522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85AA7" w:rsidRPr="002B3820" w:rsidRDefault="002B3820" w:rsidP="00216F16">
            <w:pPr>
              <w:pStyle w:val="InfoBlue"/>
              <w:rPr>
                <w:lang w:val="pt-BR"/>
                <w:rPrChange w:id="93" w:author="Imagem" w:date="2014-05-02T08:34:00Z">
                  <w:rPr/>
                </w:rPrChange>
              </w:rPr>
            </w:pPr>
            <w:ins w:id="94" w:author="Imagem" w:date="2014-05-02T08:35:00Z">
              <w:r>
                <w:rPr>
                  <w:lang w:val="pt-BR"/>
                </w:rPr>
                <w:t>n</w:t>
              </w:r>
            </w:ins>
            <w:del w:id="95" w:author="Imagem" w:date="2014-05-02T08:35:00Z">
              <w:r w:rsidR="00410BAF" w:rsidRPr="002B3820" w:rsidDel="002B3820">
                <w:rPr>
                  <w:lang w:val="pt-BR"/>
                  <w:rPrChange w:id="96" w:author="Imagem" w:date="2014-05-02T08:34:00Z">
                    <w:rPr/>
                  </w:rPrChange>
                </w:rPr>
                <w:delText>N</w:delText>
              </w:r>
            </w:del>
            <w:r w:rsidR="00410BAF" w:rsidRPr="002B3820">
              <w:rPr>
                <w:lang w:val="pt-BR"/>
                <w:rPrChange w:id="97" w:author="Imagem" w:date="2014-05-02T08:34:00Z">
                  <w:rPr/>
                </w:rPrChange>
              </w:rPr>
              <w:t xml:space="preserve">ão poder compartilhar </w:t>
            </w:r>
            <w:r w:rsidR="002C601D" w:rsidRPr="002B3820">
              <w:rPr>
                <w:lang w:val="pt-BR"/>
                <w:rPrChange w:id="98" w:author="Imagem" w:date="2014-05-02T08:34:00Z">
                  <w:rPr/>
                </w:rPrChange>
              </w:rPr>
              <w:t xml:space="preserve">em rede </w:t>
            </w:r>
            <w:r w:rsidR="00410BAF" w:rsidRPr="002B3820">
              <w:rPr>
                <w:lang w:val="pt-BR"/>
                <w:rPrChange w:id="99" w:author="Imagem" w:date="2014-05-02T08:34:00Z">
                  <w:rPr/>
                </w:rPrChange>
              </w:rPr>
              <w:t xml:space="preserve">imagens </w:t>
            </w:r>
            <w:del w:id="100" w:author="Imagem" w:date="2014-05-02T08:37:00Z">
              <w:r w:rsidR="00410BAF" w:rsidRPr="002B3820" w:rsidDel="00216F16">
                <w:rPr>
                  <w:lang w:val="pt-BR"/>
                  <w:rPrChange w:id="101" w:author="Imagem" w:date="2014-05-02T08:34:00Z">
                    <w:rPr/>
                  </w:rPrChange>
                </w:rPr>
                <w:delText xml:space="preserve">com </w:delText>
              </w:r>
            </w:del>
            <w:ins w:id="102" w:author="Imagem" w:date="2014-05-02T08:37:00Z">
              <w:r w:rsidR="00216F16">
                <w:rPr>
                  <w:lang w:val="pt-BR"/>
                </w:rPr>
                <w:t>usando</w:t>
              </w:r>
              <w:r w:rsidR="00216F16" w:rsidRPr="002B3820">
                <w:rPr>
                  <w:lang w:val="pt-BR"/>
                  <w:rPrChange w:id="103" w:author="Imagem" w:date="2014-05-02T08:34:00Z">
                    <w:rPr/>
                  </w:rPrChange>
                </w:rPr>
                <w:t xml:space="preserve"> </w:t>
              </w:r>
            </w:ins>
            <w:r w:rsidR="00410BAF" w:rsidRPr="002B3820">
              <w:rPr>
                <w:lang w:val="pt-BR"/>
                <w:rPrChange w:id="104" w:author="Imagem" w:date="2014-05-02T08:34:00Z">
                  <w:rPr/>
                </w:rPrChange>
              </w:rPr>
              <w:t>dispositivos móveis</w:t>
            </w:r>
            <w:del w:id="105" w:author="Imagem" w:date="2014-05-02T08:35:00Z">
              <w:r w:rsidR="00410BAF" w:rsidRPr="002B3820" w:rsidDel="002B3820">
                <w:rPr>
                  <w:lang w:val="pt-BR"/>
                  <w:rPrChange w:id="106" w:author="Imagem" w:date="2014-05-02T08:34:00Z">
                    <w:rPr/>
                  </w:rPrChange>
                </w:rPr>
                <w:delText>..</w:delText>
              </w:r>
            </w:del>
          </w:p>
        </w:tc>
      </w:tr>
      <w:tr w:rsidR="00685AA7" w:rsidRPr="002B3820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2B3820" w:rsidRDefault="00685AA7">
            <w:pPr>
              <w:pStyle w:val="Corpodetexto"/>
              <w:keepNext/>
              <w:ind w:left="72"/>
              <w:rPr>
                <w:lang w:val="pt-BR"/>
                <w:rPrChange w:id="107" w:author="Imagem" w:date="2014-05-02T08:34:00Z">
                  <w:rPr/>
                </w:rPrChange>
              </w:rPr>
            </w:pPr>
            <w:proofErr w:type="spellStart"/>
            <w:proofErr w:type="gramStart"/>
            <w:r w:rsidRPr="002B3820">
              <w:rPr>
                <w:lang w:val="pt-BR"/>
                <w:rPrChange w:id="108" w:author="Imagem" w:date="2014-05-02T08:34:00Z">
                  <w:rPr/>
                </w:rPrChange>
              </w:rPr>
              <w:t>affects</w:t>
            </w:r>
            <w:proofErr w:type="spellEnd"/>
            <w:proofErr w:type="gramEnd"/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2B3820" w:rsidRDefault="002B3820" w:rsidP="00410BAF">
            <w:pPr>
              <w:pStyle w:val="InfoBlue"/>
              <w:rPr>
                <w:lang w:val="pt-BR"/>
                <w:rPrChange w:id="109" w:author="Imagem" w:date="2014-05-02T08:34:00Z">
                  <w:rPr/>
                </w:rPrChange>
              </w:rPr>
            </w:pPr>
            <w:proofErr w:type="gramStart"/>
            <w:ins w:id="110" w:author="Imagem" w:date="2014-05-02T08:35:00Z">
              <w:r>
                <w:rPr>
                  <w:lang w:val="pt-BR"/>
                </w:rPr>
                <w:t>a</w:t>
              </w:r>
            </w:ins>
            <w:proofErr w:type="gramEnd"/>
            <w:del w:id="111" w:author="Imagem" w:date="2014-05-02T08:35:00Z">
              <w:r w:rsidR="00410BAF" w:rsidRPr="002B3820" w:rsidDel="002B3820">
                <w:rPr>
                  <w:lang w:val="pt-BR"/>
                  <w:rPrChange w:id="112" w:author="Imagem" w:date="2014-05-02T08:34:00Z">
                    <w:rPr/>
                  </w:rPrChange>
                </w:rPr>
                <w:delText>A</w:delText>
              </w:r>
            </w:del>
            <w:r w:rsidR="00410BAF" w:rsidRPr="002B3820">
              <w:rPr>
                <w:lang w:val="pt-BR"/>
                <w:rPrChange w:id="113" w:author="Imagem" w:date="2014-05-02T08:34:00Z">
                  <w:rPr/>
                </w:rPrChange>
              </w:rPr>
              <w:t>os u</w:t>
            </w:r>
            <w:r w:rsidR="00251652" w:rsidRPr="002B3820">
              <w:rPr>
                <w:lang w:val="pt-BR"/>
                <w:rPrChange w:id="114" w:author="Imagem" w:date="2014-05-02T08:34:00Z">
                  <w:rPr/>
                </w:rPrChange>
              </w:rPr>
              <w:t>suários de</w:t>
            </w:r>
            <w:r w:rsidR="00410BAF" w:rsidRPr="002B3820">
              <w:rPr>
                <w:lang w:val="pt-BR"/>
                <w:rPrChange w:id="115" w:author="Imagem" w:date="2014-05-02T08:34:00Z">
                  <w:rPr/>
                </w:rPrChange>
              </w:rPr>
              <w:t>sses dispositivos</w:t>
            </w:r>
            <w:ins w:id="116" w:author="Imagem" w:date="2014-05-02T08:35:00Z">
              <w:r>
                <w:rPr>
                  <w:lang w:val="pt-BR"/>
                </w:rPr>
                <w:t xml:space="preserve"> móveis</w:t>
              </w:r>
            </w:ins>
          </w:p>
        </w:tc>
      </w:tr>
      <w:tr w:rsidR="00685AA7" w:rsidRPr="002B3820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2B3820" w:rsidRDefault="00685AA7">
            <w:pPr>
              <w:pStyle w:val="Corpodetexto"/>
              <w:keepNext/>
              <w:ind w:left="72"/>
              <w:rPr>
                <w:lang w:val="pt-BR"/>
                <w:rPrChange w:id="117" w:author="Imagem" w:date="2014-05-02T08:34:00Z">
                  <w:rPr/>
                </w:rPrChange>
              </w:rPr>
            </w:pPr>
            <w:proofErr w:type="spellStart"/>
            <w:proofErr w:type="gramStart"/>
            <w:r w:rsidRPr="002B3820">
              <w:rPr>
                <w:lang w:val="pt-BR"/>
                <w:rPrChange w:id="118" w:author="Imagem" w:date="2014-05-02T08:34:00Z">
                  <w:rPr/>
                </w:rPrChange>
              </w:rPr>
              <w:t>the</w:t>
            </w:r>
            <w:proofErr w:type="spellEnd"/>
            <w:proofErr w:type="gramEnd"/>
            <w:r w:rsidRPr="002B3820">
              <w:rPr>
                <w:lang w:val="pt-BR"/>
                <w:rPrChange w:id="119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120" w:author="Imagem" w:date="2014-05-02T08:34:00Z">
                  <w:rPr/>
                </w:rPrChange>
              </w:rPr>
              <w:t>impact</w:t>
            </w:r>
            <w:proofErr w:type="spellEnd"/>
            <w:r w:rsidRPr="002B3820">
              <w:rPr>
                <w:lang w:val="pt-BR"/>
                <w:rPrChange w:id="121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122" w:author="Imagem" w:date="2014-05-02T08:34:00Z">
                  <w:rPr/>
                </w:rPrChange>
              </w:rPr>
              <w:t>of</w:t>
            </w:r>
            <w:proofErr w:type="spellEnd"/>
            <w:r w:rsidRPr="002B3820">
              <w:rPr>
                <w:lang w:val="pt-BR"/>
                <w:rPrChange w:id="123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124" w:author="Imagem" w:date="2014-05-02T08:34:00Z">
                  <w:rPr/>
                </w:rPrChange>
              </w:rPr>
              <w:t>which</w:t>
            </w:r>
            <w:proofErr w:type="spellEnd"/>
            <w:r w:rsidRPr="002B3820">
              <w:rPr>
                <w:lang w:val="pt-BR"/>
                <w:rPrChange w:id="125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126" w:author="Imagem" w:date="2014-05-02T08:34:00Z">
                  <w:rPr/>
                </w:rPrChange>
              </w:rPr>
              <w:t>is</w:t>
            </w:r>
            <w:proofErr w:type="spellEnd"/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2B3820" w:rsidRDefault="00410BAF" w:rsidP="002B3820">
            <w:pPr>
              <w:pStyle w:val="InfoBlue"/>
              <w:rPr>
                <w:lang w:val="pt-BR"/>
                <w:rPrChange w:id="127" w:author="Imagem" w:date="2014-05-02T08:34:00Z">
                  <w:rPr/>
                </w:rPrChange>
              </w:rPr>
            </w:pPr>
            <w:proofErr w:type="gramStart"/>
            <w:r w:rsidRPr="002B3820">
              <w:rPr>
                <w:lang w:val="pt-BR"/>
                <w:rPrChange w:id="128" w:author="Imagem" w:date="2014-05-02T08:34:00Z">
                  <w:rPr/>
                </w:rPrChange>
              </w:rPr>
              <w:t>pouca</w:t>
            </w:r>
            <w:proofErr w:type="gramEnd"/>
            <w:r w:rsidRPr="002B3820">
              <w:rPr>
                <w:lang w:val="pt-BR"/>
                <w:rPrChange w:id="129" w:author="Imagem" w:date="2014-05-02T08:34:00Z">
                  <w:rPr/>
                </w:rPrChange>
              </w:rPr>
              <w:t xml:space="preserve"> interação entre usuários </w:t>
            </w:r>
            <w:del w:id="130" w:author="Imagem" w:date="2014-05-02T08:36:00Z">
              <w:r w:rsidRPr="002B3820" w:rsidDel="002B3820">
                <w:rPr>
                  <w:lang w:val="pt-BR"/>
                  <w:rPrChange w:id="131" w:author="Imagem" w:date="2014-05-02T08:34:00Z">
                    <w:rPr/>
                  </w:rPrChange>
                </w:rPr>
                <w:delText>de mobile´s</w:delText>
              </w:r>
            </w:del>
          </w:p>
        </w:tc>
      </w:tr>
      <w:tr w:rsidR="00685AA7" w:rsidRPr="002B3820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2B3820" w:rsidRDefault="00685AA7">
            <w:pPr>
              <w:pStyle w:val="Corpodetexto"/>
              <w:ind w:left="72"/>
              <w:rPr>
                <w:lang w:val="pt-BR"/>
                <w:rPrChange w:id="132" w:author="Imagem" w:date="2014-05-02T08:34:00Z">
                  <w:rPr/>
                </w:rPrChange>
              </w:rPr>
            </w:pPr>
            <w:proofErr w:type="gramStart"/>
            <w:r w:rsidRPr="002B3820">
              <w:rPr>
                <w:lang w:val="pt-BR"/>
                <w:rPrChange w:id="133" w:author="Imagem" w:date="2014-05-02T08:34:00Z">
                  <w:rPr/>
                </w:rPrChange>
              </w:rPr>
              <w:t>a</w:t>
            </w:r>
            <w:proofErr w:type="gramEnd"/>
            <w:r w:rsidRPr="002B3820">
              <w:rPr>
                <w:lang w:val="pt-BR"/>
                <w:rPrChange w:id="134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135" w:author="Imagem" w:date="2014-05-02T08:34:00Z">
                  <w:rPr/>
                </w:rPrChange>
              </w:rPr>
              <w:t>successful</w:t>
            </w:r>
            <w:proofErr w:type="spellEnd"/>
            <w:r w:rsidRPr="002B3820">
              <w:rPr>
                <w:lang w:val="pt-BR"/>
                <w:rPrChange w:id="136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137" w:author="Imagem" w:date="2014-05-02T08:34:00Z">
                  <w:rPr/>
                </w:rPrChange>
              </w:rPr>
              <w:t>solution</w:t>
            </w:r>
            <w:proofErr w:type="spellEnd"/>
            <w:r w:rsidRPr="002B3820">
              <w:rPr>
                <w:lang w:val="pt-BR"/>
                <w:rPrChange w:id="138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139" w:author="Imagem" w:date="2014-05-02T08:34:00Z">
                  <w:rPr/>
                </w:rPrChange>
              </w:rPr>
              <w:t>would</w:t>
            </w:r>
            <w:proofErr w:type="spellEnd"/>
            <w:r w:rsidRPr="002B3820">
              <w:rPr>
                <w:lang w:val="pt-BR"/>
                <w:rPrChange w:id="140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141" w:author="Imagem" w:date="2014-05-02T08:34:00Z">
                  <w:rPr/>
                </w:rPrChange>
              </w:rPr>
              <w:t>be</w:t>
            </w:r>
            <w:proofErr w:type="spellEnd"/>
          </w:p>
        </w:tc>
        <w:tc>
          <w:tcPr>
            <w:tcW w:w="522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2B3820" w:rsidRDefault="002B3820" w:rsidP="002B3820">
            <w:pPr>
              <w:pStyle w:val="InfoBlue"/>
              <w:rPr>
                <w:lang w:val="pt-BR"/>
                <w:rPrChange w:id="142" w:author="Imagem" w:date="2014-05-02T08:34:00Z">
                  <w:rPr/>
                </w:rPrChange>
              </w:rPr>
            </w:pPr>
            <w:ins w:id="143" w:author="Imagem" w:date="2014-05-02T08:36:00Z">
              <w:r>
                <w:rPr>
                  <w:lang w:val="pt-BR"/>
                </w:rPr>
                <w:t>c</w:t>
              </w:r>
            </w:ins>
            <w:del w:id="144" w:author="Imagem" w:date="2014-05-02T08:36:00Z">
              <w:r w:rsidR="00410BAF" w:rsidRPr="002B3820" w:rsidDel="002B3820">
                <w:rPr>
                  <w:lang w:val="pt-BR"/>
                  <w:rPrChange w:id="145" w:author="Imagem" w:date="2014-05-02T08:34:00Z">
                    <w:rPr/>
                  </w:rPrChange>
                </w:rPr>
                <w:delText>C</w:delText>
              </w:r>
            </w:del>
            <w:r w:rsidR="00410BAF" w:rsidRPr="002B3820">
              <w:rPr>
                <w:lang w:val="pt-BR"/>
                <w:rPrChange w:id="146" w:author="Imagem" w:date="2014-05-02T08:34:00Z">
                  <w:rPr/>
                </w:rPrChange>
              </w:rPr>
              <w:t xml:space="preserve">riar uma </w:t>
            </w:r>
            <w:r w:rsidR="003C2C08" w:rsidRPr="002B3820">
              <w:rPr>
                <w:lang w:val="pt-BR"/>
                <w:rPrChange w:id="147" w:author="Imagem" w:date="2014-05-02T08:34:00Z">
                  <w:rPr/>
                </w:rPrChange>
              </w:rPr>
              <w:t>ap</w:t>
            </w:r>
            <w:ins w:id="148" w:author="Imagem" w:date="2014-05-02T08:36:00Z">
              <w:r>
                <w:rPr>
                  <w:lang w:val="pt-BR"/>
                </w:rPr>
                <w:t>l</w:t>
              </w:r>
            </w:ins>
            <w:r w:rsidR="003C2C08" w:rsidRPr="002B3820">
              <w:rPr>
                <w:lang w:val="pt-BR"/>
                <w:rPrChange w:id="149" w:author="Imagem" w:date="2014-05-02T08:34:00Z">
                  <w:rPr/>
                </w:rPrChange>
              </w:rPr>
              <w:t>icação</w:t>
            </w:r>
            <w:del w:id="150" w:author="Imagem" w:date="2014-05-02T08:36:00Z">
              <w:r w:rsidR="00410BAF" w:rsidRPr="002B3820" w:rsidDel="002B3820">
                <w:rPr>
                  <w:lang w:val="pt-BR"/>
                  <w:rPrChange w:id="151" w:author="Imagem" w:date="2014-05-02T08:34:00Z">
                    <w:rPr/>
                  </w:rPrChange>
                </w:rPr>
                <w:delText>l</w:delText>
              </w:r>
            </w:del>
            <w:r w:rsidR="00410BAF" w:rsidRPr="002B3820">
              <w:rPr>
                <w:lang w:val="pt-BR"/>
                <w:rPrChange w:id="152" w:author="Imagem" w:date="2014-05-02T08:34:00Z">
                  <w:rPr/>
                </w:rPrChange>
              </w:rPr>
              <w:t xml:space="preserve"> para compartilhamento de imagens.</w:t>
            </w:r>
          </w:p>
        </w:tc>
      </w:tr>
    </w:tbl>
    <w:p w:rsidR="00685AA7" w:rsidRPr="002B3820" w:rsidRDefault="00685AA7">
      <w:pPr>
        <w:pStyle w:val="Ttulo2"/>
        <w:rPr>
          <w:lang w:val="pt-BR"/>
          <w:rPrChange w:id="153" w:author="Imagem" w:date="2014-05-02T08:34:00Z">
            <w:rPr/>
          </w:rPrChange>
        </w:rPr>
      </w:pPr>
      <w:bookmarkStart w:id="154" w:name="_Toc425054392"/>
      <w:bookmarkStart w:id="155" w:name="_Toc422186485"/>
      <w:bookmarkStart w:id="156" w:name="_Toc436203380"/>
      <w:bookmarkStart w:id="157" w:name="_Toc452813580"/>
      <w:bookmarkStart w:id="158" w:name="_Toc512930908"/>
      <w:bookmarkStart w:id="159" w:name="_Toc20715757"/>
      <w:proofErr w:type="spellStart"/>
      <w:r w:rsidRPr="002B3820">
        <w:rPr>
          <w:lang w:val="pt-BR"/>
          <w:rPrChange w:id="160" w:author="Imagem" w:date="2014-05-02T08:34:00Z">
            <w:rPr/>
          </w:rPrChange>
        </w:rPr>
        <w:t>Product</w:t>
      </w:r>
      <w:proofErr w:type="spellEnd"/>
      <w:r w:rsidRPr="002B3820">
        <w:rPr>
          <w:lang w:val="pt-BR"/>
          <w:rPrChange w:id="161" w:author="Imagem" w:date="2014-05-02T08:34:00Z">
            <w:rPr/>
          </w:rPrChange>
        </w:rPr>
        <w:t xml:space="preserve"> Position </w:t>
      </w:r>
      <w:proofErr w:type="spellStart"/>
      <w:r w:rsidRPr="002B3820">
        <w:rPr>
          <w:lang w:val="pt-BR"/>
          <w:rPrChange w:id="162" w:author="Imagem" w:date="2014-05-02T08:34:00Z">
            <w:rPr/>
          </w:rPrChange>
        </w:rPr>
        <w:t>Statement</w:t>
      </w:r>
      <w:bookmarkEnd w:id="154"/>
      <w:bookmarkEnd w:id="155"/>
      <w:bookmarkEnd w:id="156"/>
      <w:bookmarkEnd w:id="157"/>
      <w:bookmarkEnd w:id="158"/>
      <w:bookmarkEnd w:id="159"/>
      <w:proofErr w:type="spellEnd"/>
    </w:p>
    <w:p w:rsidR="00685AA7" w:rsidRPr="002B3820" w:rsidRDefault="00685AA7">
      <w:pPr>
        <w:pStyle w:val="InfoBlue"/>
        <w:rPr>
          <w:lang w:val="pt-BR"/>
          <w:rPrChange w:id="163" w:author="Imagem" w:date="2014-05-02T08:34:00Z">
            <w:rPr/>
          </w:rPrChange>
        </w:rPr>
      </w:pPr>
      <w:r w:rsidRPr="002B3820">
        <w:rPr>
          <w:lang w:val="pt-BR"/>
          <w:rPrChange w:id="164" w:author="Imagem" w:date="2014-05-02T08:34:00Z">
            <w:rPr/>
          </w:rPrChange>
        </w:rPr>
        <w:t>[</w:t>
      </w:r>
      <w:proofErr w:type="spellStart"/>
      <w:r w:rsidRPr="002B3820">
        <w:rPr>
          <w:lang w:val="pt-BR"/>
          <w:rPrChange w:id="165" w:author="Imagem" w:date="2014-05-02T08:34:00Z">
            <w:rPr/>
          </w:rPrChange>
        </w:rPr>
        <w:t>Provide</w:t>
      </w:r>
      <w:proofErr w:type="spellEnd"/>
      <w:r w:rsidRPr="002B3820">
        <w:rPr>
          <w:lang w:val="pt-BR"/>
          <w:rPrChange w:id="16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67" w:author="Imagem" w:date="2014-05-02T08:34:00Z">
            <w:rPr/>
          </w:rPrChange>
        </w:rPr>
        <w:t>an</w:t>
      </w:r>
      <w:proofErr w:type="spellEnd"/>
      <w:r w:rsidRPr="002B3820">
        <w:rPr>
          <w:lang w:val="pt-BR"/>
          <w:rPrChange w:id="168" w:author="Imagem" w:date="2014-05-02T08:34:00Z">
            <w:rPr/>
          </w:rPrChange>
        </w:rPr>
        <w:t xml:space="preserve"> overall </w:t>
      </w:r>
      <w:proofErr w:type="spellStart"/>
      <w:r w:rsidRPr="002B3820">
        <w:rPr>
          <w:lang w:val="pt-BR"/>
          <w:rPrChange w:id="169" w:author="Imagem" w:date="2014-05-02T08:34:00Z">
            <w:rPr/>
          </w:rPrChange>
        </w:rPr>
        <w:t>statement</w:t>
      </w:r>
      <w:proofErr w:type="spellEnd"/>
      <w:r w:rsidRPr="002B3820">
        <w:rPr>
          <w:lang w:val="pt-BR"/>
          <w:rPrChange w:id="17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71" w:author="Imagem" w:date="2014-05-02T08:34:00Z">
            <w:rPr/>
          </w:rPrChange>
        </w:rPr>
        <w:t>summarizing</w:t>
      </w:r>
      <w:proofErr w:type="spellEnd"/>
      <w:r w:rsidRPr="002B3820">
        <w:rPr>
          <w:lang w:val="pt-BR"/>
          <w:rPrChange w:id="172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173" w:author="Imagem" w:date="2014-05-02T08:34:00Z">
            <w:rPr/>
          </w:rPrChange>
        </w:rPr>
        <w:t>at</w:t>
      </w:r>
      <w:proofErr w:type="spellEnd"/>
      <w:r w:rsidRPr="002B3820">
        <w:rPr>
          <w:lang w:val="pt-BR"/>
          <w:rPrChange w:id="17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75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17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77" w:author="Imagem" w:date="2014-05-02T08:34:00Z">
            <w:rPr/>
          </w:rPrChange>
        </w:rPr>
        <w:t>highest</w:t>
      </w:r>
      <w:proofErr w:type="spellEnd"/>
      <w:r w:rsidRPr="002B3820">
        <w:rPr>
          <w:lang w:val="pt-BR"/>
          <w:rPrChange w:id="17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79" w:author="Imagem" w:date="2014-05-02T08:34:00Z">
            <w:rPr/>
          </w:rPrChange>
        </w:rPr>
        <w:t>level</w:t>
      </w:r>
      <w:proofErr w:type="spellEnd"/>
      <w:r w:rsidRPr="002B3820">
        <w:rPr>
          <w:lang w:val="pt-BR"/>
          <w:rPrChange w:id="180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181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18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83" w:author="Imagem" w:date="2014-05-02T08:34:00Z">
            <w:rPr/>
          </w:rPrChange>
        </w:rPr>
        <w:t>unique</w:t>
      </w:r>
      <w:proofErr w:type="spellEnd"/>
      <w:r w:rsidRPr="002B3820">
        <w:rPr>
          <w:lang w:val="pt-BR"/>
          <w:rPrChange w:id="184" w:author="Imagem" w:date="2014-05-02T08:34:00Z">
            <w:rPr/>
          </w:rPrChange>
        </w:rPr>
        <w:t xml:space="preserve"> position </w:t>
      </w:r>
      <w:proofErr w:type="spellStart"/>
      <w:r w:rsidRPr="002B3820">
        <w:rPr>
          <w:lang w:val="pt-BR"/>
          <w:rPrChange w:id="185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18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87" w:author="Imagem" w:date="2014-05-02T08:34:00Z">
            <w:rPr/>
          </w:rPrChange>
        </w:rPr>
        <w:t>product</w:t>
      </w:r>
      <w:proofErr w:type="spellEnd"/>
      <w:r w:rsidRPr="002B3820">
        <w:rPr>
          <w:lang w:val="pt-BR"/>
          <w:rPrChange w:id="18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89" w:author="Imagem" w:date="2014-05-02T08:34:00Z">
            <w:rPr/>
          </w:rPrChange>
        </w:rPr>
        <w:t>intends</w:t>
      </w:r>
      <w:proofErr w:type="spellEnd"/>
      <w:r w:rsidRPr="002B3820">
        <w:rPr>
          <w:lang w:val="pt-BR"/>
          <w:rPrChange w:id="19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91" w:author="Imagem" w:date="2014-05-02T08:34:00Z">
            <w:rPr/>
          </w:rPrChange>
        </w:rPr>
        <w:t>to</w:t>
      </w:r>
      <w:proofErr w:type="spellEnd"/>
      <w:r w:rsidRPr="002B3820">
        <w:rPr>
          <w:lang w:val="pt-BR"/>
          <w:rPrChange w:id="19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93" w:author="Imagem" w:date="2014-05-02T08:34:00Z">
            <w:rPr/>
          </w:rPrChange>
        </w:rPr>
        <w:t>fill</w:t>
      </w:r>
      <w:proofErr w:type="spellEnd"/>
      <w:r w:rsidRPr="002B3820">
        <w:rPr>
          <w:lang w:val="pt-BR"/>
          <w:rPrChange w:id="194" w:author="Imagem" w:date="2014-05-02T08:34:00Z">
            <w:rPr/>
          </w:rPrChange>
        </w:rPr>
        <w:t xml:space="preserve"> in </w:t>
      </w:r>
      <w:proofErr w:type="spellStart"/>
      <w:r w:rsidRPr="002B3820">
        <w:rPr>
          <w:lang w:val="pt-BR"/>
          <w:rPrChange w:id="195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19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197" w:author="Imagem" w:date="2014-05-02T08:34:00Z">
            <w:rPr/>
          </w:rPrChange>
        </w:rPr>
        <w:t>marketplace</w:t>
      </w:r>
      <w:proofErr w:type="spellEnd"/>
      <w:r w:rsidRPr="002B3820">
        <w:rPr>
          <w:lang w:val="pt-BR"/>
          <w:rPrChange w:id="198" w:author="Imagem" w:date="2014-05-02T08:34:00Z">
            <w:rPr/>
          </w:rPrChange>
        </w:rPr>
        <w:t xml:space="preserve">. The </w:t>
      </w:r>
      <w:proofErr w:type="spellStart"/>
      <w:r w:rsidRPr="002B3820">
        <w:rPr>
          <w:lang w:val="pt-BR"/>
          <w:rPrChange w:id="199" w:author="Imagem" w:date="2014-05-02T08:34:00Z">
            <w:rPr/>
          </w:rPrChange>
        </w:rPr>
        <w:t>following</w:t>
      </w:r>
      <w:proofErr w:type="spellEnd"/>
      <w:r w:rsidRPr="002B3820">
        <w:rPr>
          <w:lang w:val="pt-BR"/>
          <w:rPrChange w:id="20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01" w:author="Imagem" w:date="2014-05-02T08:34:00Z">
            <w:rPr/>
          </w:rPrChange>
        </w:rPr>
        <w:t>format</w:t>
      </w:r>
      <w:proofErr w:type="spellEnd"/>
      <w:r w:rsidRPr="002B3820">
        <w:rPr>
          <w:lang w:val="pt-BR"/>
          <w:rPrChange w:id="20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03" w:author="Imagem" w:date="2014-05-02T08:34:00Z">
            <w:rPr/>
          </w:rPrChange>
        </w:rPr>
        <w:t>may</w:t>
      </w:r>
      <w:proofErr w:type="spellEnd"/>
      <w:r w:rsidRPr="002B3820">
        <w:rPr>
          <w:lang w:val="pt-BR"/>
          <w:rPrChange w:id="20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05" w:author="Imagem" w:date="2014-05-02T08:34:00Z">
            <w:rPr/>
          </w:rPrChange>
        </w:rPr>
        <w:t>be</w:t>
      </w:r>
      <w:proofErr w:type="spellEnd"/>
      <w:r w:rsidRPr="002B3820">
        <w:rPr>
          <w:lang w:val="pt-BR"/>
          <w:rPrChange w:id="20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07" w:author="Imagem" w:date="2014-05-02T08:34:00Z">
            <w:rPr/>
          </w:rPrChange>
        </w:rPr>
        <w:t>used</w:t>
      </w:r>
      <w:proofErr w:type="spellEnd"/>
      <w:r w:rsidRPr="002B3820">
        <w:rPr>
          <w:lang w:val="pt-BR"/>
          <w:rPrChange w:id="208" w:author="Imagem" w:date="2014-05-02T08:34:00Z">
            <w:rPr/>
          </w:rPrChange>
        </w:rPr>
        <w:t>:</w:t>
      </w:r>
      <w:proofErr w:type="gramStart"/>
      <w:r w:rsidRPr="002B3820">
        <w:rPr>
          <w:lang w:val="pt-BR"/>
          <w:rPrChange w:id="209" w:author="Imagem" w:date="2014-05-02T08:34:00Z">
            <w:rPr/>
          </w:rPrChange>
        </w:rPr>
        <w:t>]</w:t>
      </w:r>
      <w:proofErr w:type="gramEnd"/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5400"/>
      </w:tblGrid>
      <w:tr w:rsidR="00685AA7" w:rsidRPr="002B3820" w:rsidTr="002C601D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2B3820" w:rsidRDefault="00685AA7">
            <w:pPr>
              <w:pStyle w:val="Corpodetexto"/>
              <w:keepNext/>
              <w:ind w:left="72"/>
              <w:rPr>
                <w:lang w:val="pt-BR"/>
                <w:rPrChange w:id="210" w:author="Imagem" w:date="2014-05-02T08:34:00Z">
                  <w:rPr/>
                </w:rPrChange>
              </w:rPr>
            </w:pPr>
            <w:r w:rsidRPr="002B3820">
              <w:rPr>
                <w:lang w:val="pt-BR"/>
                <w:rPrChange w:id="211" w:author="Imagem" w:date="2014-05-02T08:34:00Z">
                  <w:rPr/>
                </w:rPrChange>
              </w:rPr>
              <w:t>For</w:t>
            </w:r>
          </w:p>
        </w:tc>
        <w:tc>
          <w:tcPr>
            <w:tcW w:w="5400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685AA7" w:rsidRPr="002B3820" w:rsidRDefault="00935ED1" w:rsidP="00935ED1">
            <w:pPr>
              <w:pStyle w:val="InfoBlue"/>
              <w:rPr>
                <w:lang w:val="pt-BR"/>
                <w:rPrChange w:id="212" w:author="Imagem" w:date="2014-05-02T08:34:00Z">
                  <w:rPr/>
                </w:rPrChange>
              </w:rPr>
            </w:pPr>
            <w:proofErr w:type="gramStart"/>
            <w:ins w:id="213" w:author="Imagem" w:date="2014-05-02T08:41:00Z">
              <w:r>
                <w:rPr>
                  <w:lang w:val="pt-BR"/>
                </w:rPr>
                <w:t>u</w:t>
              </w:r>
            </w:ins>
            <w:proofErr w:type="gramEnd"/>
            <w:del w:id="214" w:author="Imagem" w:date="2014-05-02T08:41:00Z">
              <w:r w:rsidR="00D73FE8" w:rsidRPr="002B3820" w:rsidDel="00935ED1">
                <w:rPr>
                  <w:lang w:val="pt-BR"/>
                  <w:rPrChange w:id="215" w:author="Imagem" w:date="2014-05-02T08:34:00Z">
                    <w:rPr/>
                  </w:rPrChange>
                </w:rPr>
                <w:delText>U</w:delText>
              </w:r>
            </w:del>
            <w:r w:rsidR="00D73FE8" w:rsidRPr="002B3820">
              <w:rPr>
                <w:lang w:val="pt-BR"/>
                <w:rPrChange w:id="216" w:author="Imagem" w:date="2014-05-02T08:34:00Z">
                  <w:rPr/>
                </w:rPrChange>
              </w:rPr>
              <w:t xml:space="preserve">suários de dispositivos móveis </w:t>
            </w:r>
          </w:p>
        </w:tc>
      </w:tr>
      <w:tr w:rsidR="00685AA7" w:rsidRPr="002B3820" w:rsidTr="002C601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2B3820" w:rsidRDefault="00685AA7">
            <w:pPr>
              <w:pStyle w:val="Corpodetexto"/>
              <w:keepNext/>
              <w:ind w:left="72"/>
              <w:rPr>
                <w:lang w:val="pt-BR"/>
                <w:rPrChange w:id="217" w:author="Imagem" w:date="2014-05-02T08:34:00Z">
                  <w:rPr/>
                </w:rPrChange>
              </w:rPr>
            </w:pPr>
            <w:r w:rsidRPr="002B3820">
              <w:rPr>
                <w:lang w:val="pt-BR"/>
                <w:rPrChange w:id="218" w:author="Imagem" w:date="2014-05-02T08:34:00Z">
                  <w:rPr/>
                </w:rPrChange>
              </w:rPr>
              <w:t>Who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2B3820" w:rsidRDefault="00935ED1" w:rsidP="00935ED1">
            <w:pPr>
              <w:pStyle w:val="InfoBlue"/>
              <w:rPr>
                <w:lang w:val="pt-BR"/>
                <w:rPrChange w:id="219" w:author="Imagem" w:date="2014-05-02T08:34:00Z">
                  <w:rPr/>
                </w:rPrChange>
              </w:rPr>
            </w:pPr>
            <w:ins w:id="220" w:author="Imagem" w:date="2014-05-02T08:41:00Z">
              <w:r>
                <w:rPr>
                  <w:lang w:val="pt-BR"/>
                </w:rPr>
                <w:t>q</w:t>
              </w:r>
            </w:ins>
            <w:del w:id="221" w:author="Imagem" w:date="2014-05-02T08:41:00Z">
              <w:r w:rsidR="00410BAF" w:rsidRPr="002B3820" w:rsidDel="00935ED1">
                <w:rPr>
                  <w:lang w:val="pt-BR"/>
                  <w:rPrChange w:id="222" w:author="Imagem" w:date="2014-05-02T08:34:00Z">
                    <w:rPr/>
                  </w:rPrChange>
                </w:rPr>
                <w:delText>Q</w:delText>
              </w:r>
            </w:del>
            <w:r w:rsidR="00410BAF" w:rsidRPr="002B3820">
              <w:rPr>
                <w:lang w:val="pt-BR"/>
                <w:rPrChange w:id="223" w:author="Imagem" w:date="2014-05-02T08:34:00Z">
                  <w:rPr/>
                </w:rPrChange>
              </w:rPr>
              <w:t>uerem compartilhar</w:t>
            </w:r>
            <w:r w:rsidR="002C601D" w:rsidRPr="002B3820">
              <w:rPr>
                <w:lang w:val="pt-BR"/>
                <w:rPrChange w:id="224" w:author="Imagem" w:date="2014-05-02T08:34:00Z">
                  <w:rPr/>
                </w:rPrChange>
              </w:rPr>
              <w:t xml:space="preserve">, </w:t>
            </w:r>
            <w:r w:rsidR="00410BAF" w:rsidRPr="002B3820">
              <w:rPr>
                <w:lang w:val="pt-BR"/>
                <w:rPrChange w:id="225" w:author="Imagem" w:date="2014-05-02T08:34:00Z">
                  <w:rPr/>
                </w:rPrChange>
              </w:rPr>
              <w:t xml:space="preserve">comentar e editar </w:t>
            </w:r>
            <w:proofErr w:type="gramStart"/>
            <w:r w:rsidR="00410BAF" w:rsidRPr="002B3820">
              <w:rPr>
                <w:lang w:val="pt-BR"/>
                <w:rPrChange w:id="226" w:author="Imagem" w:date="2014-05-02T08:34:00Z">
                  <w:rPr/>
                </w:rPrChange>
              </w:rPr>
              <w:t>fotos</w:t>
            </w:r>
            <w:proofErr w:type="gramEnd"/>
            <w:r w:rsidR="00410BAF" w:rsidRPr="002B3820">
              <w:rPr>
                <w:lang w:val="pt-BR"/>
                <w:rPrChange w:id="227" w:author="Imagem" w:date="2014-05-02T08:34:00Z">
                  <w:rPr/>
                </w:rPrChange>
              </w:rPr>
              <w:t xml:space="preserve"> </w:t>
            </w:r>
          </w:p>
        </w:tc>
      </w:tr>
      <w:tr w:rsidR="00685AA7" w:rsidRPr="002B3820" w:rsidTr="002C601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2B3820" w:rsidRDefault="00685AA7" w:rsidP="00935ED1">
            <w:pPr>
              <w:pStyle w:val="Corpodetexto"/>
              <w:keepNext/>
              <w:ind w:left="72"/>
              <w:rPr>
                <w:lang w:val="pt-BR"/>
                <w:rPrChange w:id="228" w:author="Imagem" w:date="2014-05-02T08:34:00Z">
                  <w:rPr/>
                </w:rPrChange>
              </w:rPr>
            </w:pPr>
            <w:r w:rsidRPr="002B3820">
              <w:rPr>
                <w:lang w:val="pt-BR"/>
                <w:rPrChange w:id="229" w:author="Imagem" w:date="2014-05-02T08:34:00Z">
                  <w:rPr/>
                </w:rPrChange>
              </w:rPr>
              <w:t>The (</w:t>
            </w:r>
            <w:proofErr w:type="spellStart"/>
            <w:del w:id="230" w:author="Imagem" w:date="2014-05-02T08:39:00Z">
              <w:r w:rsidRPr="002B3820" w:rsidDel="00935ED1">
                <w:rPr>
                  <w:lang w:val="pt-BR"/>
                  <w:rPrChange w:id="231" w:author="Imagem" w:date="2014-05-02T08:34:00Z">
                    <w:rPr/>
                  </w:rPrChange>
                </w:rPr>
                <w:delText>product name</w:delText>
              </w:r>
            </w:del>
            <w:ins w:id="232" w:author="Imagem" w:date="2014-05-02T08:39:00Z">
              <w:r w:rsidR="00935ED1">
                <w:rPr>
                  <w:lang w:val="pt-BR"/>
                </w:rPr>
                <w:t>Instagram</w:t>
              </w:r>
            </w:ins>
            <w:proofErr w:type="spellEnd"/>
            <w:r w:rsidRPr="002B3820">
              <w:rPr>
                <w:lang w:val="pt-BR"/>
                <w:rPrChange w:id="233" w:author="Imagem" w:date="2014-05-02T08:34:00Z">
                  <w:rPr/>
                </w:rPrChange>
              </w:rPr>
              <w:t>)</w:t>
            </w:r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2B3820" w:rsidRDefault="006611FC" w:rsidP="00935ED1">
            <w:pPr>
              <w:pStyle w:val="InfoBlue"/>
              <w:rPr>
                <w:lang w:val="pt-BR"/>
                <w:rPrChange w:id="234" w:author="Imagem" w:date="2014-05-02T08:34:00Z">
                  <w:rPr/>
                </w:rPrChange>
              </w:rPr>
            </w:pPr>
            <w:del w:id="235" w:author="Imagem" w:date="2014-05-02T08:39:00Z">
              <w:r w:rsidRPr="002B3820" w:rsidDel="00935ED1">
                <w:rPr>
                  <w:lang w:val="pt-BR"/>
                  <w:rPrChange w:id="236" w:author="Imagem" w:date="2014-05-02T08:34:00Z">
                    <w:rPr/>
                  </w:rPrChange>
                </w:rPr>
                <w:delText>Produto X</w:delText>
              </w:r>
            </w:del>
            <w:proofErr w:type="gramStart"/>
            <w:ins w:id="237" w:author="Imagem" w:date="2014-05-02T08:39:00Z">
              <w:r w:rsidR="00935ED1">
                <w:rPr>
                  <w:lang w:val="pt-BR"/>
                </w:rPr>
                <w:t>é</w:t>
              </w:r>
              <w:proofErr w:type="gramEnd"/>
              <w:r w:rsidR="00935ED1">
                <w:rPr>
                  <w:lang w:val="pt-BR"/>
                </w:rPr>
                <w:t xml:space="preserve"> um </w:t>
              </w:r>
            </w:ins>
            <w:ins w:id="238" w:author="Imagem" w:date="2014-05-02T08:40:00Z">
              <w:r w:rsidR="00935ED1">
                <w:rPr>
                  <w:lang w:val="pt-BR"/>
                </w:rPr>
                <w:t>repositório de imagens</w:t>
              </w:r>
            </w:ins>
            <w:ins w:id="239" w:author="Imagem" w:date="2014-05-02T08:43:00Z">
              <w:r w:rsidR="00935ED1">
                <w:rPr>
                  <w:lang w:val="pt-BR"/>
                </w:rPr>
                <w:t xml:space="preserve"> </w:t>
              </w:r>
              <w:r w:rsidR="00935ED1">
                <w:rPr>
                  <w:lang w:val="pt-BR"/>
                </w:rPr>
                <w:t>“social”</w:t>
              </w:r>
            </w:ins>
          </w:p>
        </w:tc>
      </w:tr>
      <w:tr w:rsidR="00685AA7" w:rsidRPr="002B3820" w:rsidTr="002C601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2B3820" w:rsidRDefault="00685AA7">
            <w:pPr>
              <w:pStyle w:val="Corpodetexto"/>
              <w:keepNext/>
              <w:ind w:left="72"/>
              <w:rPr>
                <w:lang w:val="pt-BR"/>
                <w:rPrChange w:id="240" w:author="Imagem" w:date="2014-05-02T08:34:00Z">
                  <w:rPr/>
                </w:rPrChange>
              </w:rPr>
            </w:pPr>
            <w:proofErr w:type="spellStart"/>
            <w:r w:rsidRPr="002B3820">
              <w:rPr>
                <w:lang w:val="pt-BR"/>
                <w:rPrChange w:id="241" w:author="Imagem" w:date="2014-05-02T08:34:00Z">
                  <w:rPr/>
                </w:rPrChange>
              </w:rPr>
              <w:t>That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2B3820" w:rsidRDefault="00935ED1" w:rsidP="00935ED1">
            <w:pPr>
              <w:pStyle w:val="InfoBlue"/>
              <w:rPr>
                <w:lang w:val="pt-BR"/>
                <w:rPrChange w:id="242" w:author="Imagem" w:date="2014-05-02T08:34:00Z">
                  <w:rPr/>
                </w:rPrChange>
              </w:rPr>
            </w:pPr>
            <w:ins w:id="243" w:author="Imagem" w:date="2014-05-02T08:41:00Z">
              <w:r>
                <w:rPr>
                  <w:lang w:val="pt-BR"/>
                </w:rPr>
                <w:t>c</w:t>
              </w:r>
            </w:ins>
            <w:del w:id="244" w:author="Imagem" w:date="2014-05-02T08:41:00Z">
              <w:r w:rsidR="002C601D" w:rsidRPr="002B3820" w:rsidDel="00935ED1">
                <w:rPr>
                  <w:lang w:val="pt-BR"/>
                  <w:rPrChange w:id="245" w:author="Imagem" w:date="2014-05-02T08:34:00Z">
                    <w:rPr/>
                  </w:rPrChange>
                </w:rPr>
                <w:delText>C</w:delText>
              </w:r>
            </w:del>
            <w:r w:rsidR="002C601D" w:rsidRPr="002B3820">
              <w:rPr>
                <w:lang w:val="pt-BR"/>
                <w:rPrChange w:id="246" w:author="Imagem" w:date="2014-05-02T08:34:00Z">
                  <w:rPr/>
                </w:rPrChange>
              </w:rPr>
              <w:t>ompartilha</w:t>
            </w:r>
            <w:proofErr w:type="gramStart"/>
            <w:r w:rsidR="002C601D" w:rsidRPr="002B3820">
              <w:rPr>
                <w:lang w:val="pt-BR"/>
                <w:rPrChange w:id="247" w:author="Imagem" w:date="2014-05-02T08:34:00Z">
                  <w:rPr/>
                </w:rPrChange>
              </w:rPr>
              <w:t xml:space="preserve">  </w:t>
            </w:r>
            <w:proofErr w:type="gramEnd"/>
            <w:r w:rsidR="002C601D" w:rsidRPr="002B3820">
              <w:rPr>
                <w:lang w:val="pt-BR"/>
                <w:rPrChange w:id="248" w:author="Imagem" w:date="2014-05-02T08:34:00Z">
                  <w:rPr/>
                </w:rPrChange>
              </w:rPr>
              <w:t>fotos e cria relaç</w:t>
            </w:r>
            <w:del w:id="249" w:author="Imagem" w:date="2014-05-02T08:41:00Z">
              <w:r w:rsidR="002C601D" w:rsidRPr="002B3820" w:rsidDel="00935ED1">
                <w:rPr>
                  <w:lang w:val="pt-BR"/>
                  <w:rPrChange w:id="250" w:author="Imagem" w:date="2014-05-02T08:34:00Z">
                    <w:rPr/>
                  </w:rPrChange>
                </w:rPr>
                <w:delText>ão</w:delText>
              </w:r>
            </w:del>
            <w:ins w:id="251" w:author="Imagem" w:date="2014-05-02T08:41:00Z">
              <w:r>
                <w:rPr>
                  <w:lang w:val="pt-BR"/>
                </w:rPr>
                <w:t>õ</w:t>
              </w:r>
            </w:ins>
            <w:r w:rsidR="002C601D" w:rsidRPr="002B3820">
              <w:rPr>
                <w:lang w:val="pt-BR"/>
                <w:rPrChange w:id="252" w:author="Imagem" w:date="2014-05-02T08:34:00Z">
                  <w:rPr/>
                </w:rPrChange>
              </w:rPr>
              <w:t>es entre os usuários</w:t>
            </w:r>
          </w:p>
        </w:tc>
      </w:tr>
      <w:tr w:rsidR="00685AA7" w:rsidRPr="002B3820" w:rsidTr="002C601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685AA7" w:rsidRPr="002B3820" w:rsidRDefault="00685AA7">
            <w:pPr>
              <w:pStyle w:val="Corpodetexto"/>
              <w:keepNext/>
              <w:ind w:left="72"/>
              <w:rPr>
                <w:lang w:val="pt-BR"/>
                <w:rPrChange w:id="253" w:author="Imagem" w:date="2014-05-02T08:34:00Z">
                  <w:rPr/>
                </w:rPrChange>
              </w:rPr>
            </w:pPr>
            <w:proofErr w:type="spellStart"/>
            <w:r w:rsidRPr="002B3820">
              <w:rPr>
                <w:lang w:val="pt-BR"/>
                <w:rPrChange w:id="254" w:author="Imagem" w:date="2014-05-02T08:34:00Z">
                  <w:rPr/>
                </w:rPrChange>
              </w:rPr>
              <w:t>Unlike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685AA7" w:rsidRPr="002B3820" w:rsidRDefault="002C601D">
            <w:pPr>
              <w:pStyle w:val="InfoBlue"/>
              <w:rPr>
                <w:lang w:val="pt-BR"/>
                <w:rPrChange w:id="255" w:author="Imagem" w:date="2014-05-02T08:34:00Z">
                  <w:rPr/>
                </w:rPrChange>
              </w:rPr>
            </w:pPr>
            <w:proofErr w:type="spellStart"/>
            <w:r w:rsidRPr="002B3820">
              <w:rPr>
                <w:lang w:val="pt-BR"/>
                <w:rPrChange w:id="256" w:author="Imagem" w:date="2014-05-02T08:34:00Z">
                  <w:rPr/>
                </w:rPrChange>
              </w:rPr>
              <w:t>Picasa</w:t>
            </w:r>
            <w:proofErr w:type="spellEnd"/>
          </w:p>
        </w:tc>
      </w:tr>
      <w:tr w:rsidR="00685AA7" w:rsidRPr="002B3820" w:rsidTr="002C601D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:rsidR="00685AA7" w:rsidRPr="002B3820" w:rsidRDefault="00685AA7">
            <w:pPr>
              <w:pStyle w:val="Corpodetexto"/>
              <w:ind w:left="72"/>
              <w:rPr>
                <w:lang w:val="pt-BR"/>
                <w:rPrChange w:id="257" w:author="Imagem" w:date="2014-05-02T08:34:00Z">
                  <w:rPr/>
                </w:rPrChange>
              </w:rPr>
            </w:pPr>
            <w:proofErr w:type="spellStart"/>
            <w:r w:rsidRPr="002B3820">
              <w:rPr>
                <w:lang w:val="pt-BR"/>
                <w:rPrChange w:id="258" w:author="Imagem" w:date="2014-05-02T08:34:00Z">
                  <w:rPr/>
                </w:rPrChange>
              </w:rPr>
              <w:t>Our</w:t>
            </w:r>
            <w:proofErr w:type="spellEnd"/>
            <w:r w:rsidRPr="002B3820">
              <w:rPr>
                <w:lang w:val="pt-BR"/>
                <w:rPrChange w:id="259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260" w:author="Imagem" w:date="2014-05-02T08:34:00Z">
                  <w:rPr/>
                </w:rPrChange>
              </w:rPr>
              <w:t>product</w:t>
            </w:r>
            <w:proofErr w:type="spellEnd"/>
          </w:p>
        </w:tc>
        <w:tc>
          <w:tcPr>
            <w:tcW w:w="5400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685AA7" w:rsidRPr="002B3820" w:rsidRDefault="002C601D">
            <w:pPr>
              <w:pStyle w:val="InfoBlue"/>
              <w:rPr>
                <w:lang w:val="pt-BR"/>
                <w:rPrChange w:id="261" w:author="Imagem" w:date="2014-05-02T08:34:00Z">
                  <w:rPr/>
                </w:rPrChange>
              </w:rPr>
            </w:pPr>
            <w:r w:rsidRPr="002B3820">
              <w:rPr>
                <w:lang w:val="pt-BR"/>
                <w:rPrChange w:id="262" w:author="Imagem" w:date="2014-05-02T08:34:00Z">
                  <w:rPr/>
                </w:rPrChange>
              </w:rPr>
              <w:t>Comenta fotos e cria relações entre usuários</w:t>
            </w:r>
          </w:p>
        </w:tc>
      </w:tr>
    </w:tbl>
    <w:p w:rsidR="00685AA7" w:rsidRPr="002B3820" w:rsidRDefault="00685AA7">
      <w:pPr>
        <w:pStyle w:val="InfoBlue"/>
        <w:rPr>
          <w:lang w:val="pt-BR"/>
          <w:rPrChange w:id="263" w:author="Imagem" w:date="2014-05-02T08:34:00Z">
            <w:rPr/>
          </w:rPrChange>
        </w:rPr>
      </w:pPr>
      <w:r w:rsidRPr="002B3820">
        <w:rPr>
          <w:lang w:val="pt-BR"/>
          <w:rPrChange w:id="264" w:author="Imagem" w:date="2014-05-02T08:34:00Z">
            <w:rPr/>
          </w:rPrChange>
        </w:rPr>
        <w:t xml:space="preserve">[A </w:t>
      </w:r>
      <w:proofErr w:type="spellStart"/>
      <w:r w:rsidRPr="002B3820">
        <w:rPr>
          <w:lang w:val="pt-BR"/>
          <w:rPrChange w:id="265" w:author="Imagem" w:date="2014-05-02T08:34:00Z">
            <w:rPr/>
          </w:rPrChange>
        </w:rPr>
        <w:t>product</w:t>
      </w:r>
      <w:proofErr w:type="spellEnd"/>
      <w:r w:rsidRPr="002B3820">
        <w:rPr>
          <w:lang w:val="pt-BR"/>
          <w:rPrChange w:id="266" w:author="Imagem" w:date="2014-05-02T08:34:00Z">
            <w:rPr/>
          </w:rPrChange>
        </w:rPr>
        <w:t xml:space="preserve"> position </w:t>
      </w:r>
      <w:proofErr w:type="spellStart"/>
      <w:r w:rsidRPr="002B3820">
        <w:rPr>
          <w:lang w:val="pt-BR"/>
          <w:rPrChange w:id="267" w:author="Imagem" w:date="2014-05-02T08:34:00Z">
            <w:rPr/>
          </w:rPrChange>
        </w:rPr>
        <w:t>statement</w:t>
      </w:r>
      <w:proofErr w:type="spellEnd"/>
      <w:r w:rsidRPr="002B3820">
        <w:rPr>
          <w:lang w:val="pt-BR"/>
          <w:rPrChange w:id="26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69" w:author="Imagem" w:date="2014-05-02T08:34:00Z">
            <w:rPr/>
          </w:rPrChange>
        </w:rPr>
        <w:t>communicates</w:t>
      </w:r>
      <w:proofErr w:type="spellEnd"/>
      <w:r w:rsidRPr="002B3820">
        <w:rPr>
          <w:lang w:val="pt-BR"/>
          <w:rPrChange w:id="27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71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27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73" w:author="Imagem" w:date="2014-05-02T08:34:00Z">
            <w:rPr/>
          </w:rPrChange>
        </w:rPr>
        <w:t>intent</w:t>
      </w:r>
      <w:proofErr w:type="spellEnd"/>
      <w:r w:rsidRPr="002B3820">
        <w:rPr>
          <w:lang w:val="pt-BR"/>
          <w:rPrChange w:id="27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75" w:author="Imagem" w:date="2014-05-02T08:34:00Z">
            <w:rPr/>
          </w:rPrChange>
        </w:rPr>
        <w:t>of</w:t>
      </w:r>
      <w:proofErr w:type="spellEnd"/>
      <w:r w:rsidRPr="002B3820">
        <w:rPr>
          <w:lang w:val="pt-BR"/>
          <w:rPrChange w:id="27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77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27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79" w:author="Imagem" w:date="2014-05-02T08:34:00Z">
            <w:rPr/>
          </w:rPrChange>
        </w:rPr>
        <w:t>application</w:t>
      </w:r>
      <w:proofErr w:type="spellEnd"/>
      <w:r w:rsidRPr="002B3820">
        <w:rPr>
          <w:lang w:val="pt-BR"/>
          <w:rPrChange w:id="28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81" w:author="Imagem" w:date="2014-05-02T08:34:00Z">
            <w:rPr/>
          </w:rPrChange>
        </w:rPr>
        <w:t>and</w:t>
      </w:r>
      <w:proofErr w:type="spellEnd"/>
      <w:r w:rsidRPr="002B3820">
        <w:rPr>
          <w:lang w:val="pt-BR"/>
          <w:rPrChange w:id="28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83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28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85" w:author="Imagem" w:date="2014-05-02T08:34:00Z">
            <w:rPr/>
          </w:rPrChange>
        </w:rPr>
        <w:t>importance</w:t>
      </w:r>
      <w:proofErr w:type="spellEnd"/>
      <w:r w:rsidRPr="002B3820">
        <w:rPr>
          <w:lang w:val="pt-BR"/>
          <w:rPrChange w:id="28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87" w:author="Imagem" w:date="2014-05-02T08:34:00Z">
            <w:rPr/>
          </w:rPrChange>
        </w:rPr>
        <w:t>of</w:t>
      </w:r>
      <w:proofErr w:type="spellEnd"/>
      <w:r w:rsidRPr="002B3820">
        <w:rPr>
          <w:lang w:val="pt-BR"/>
          <w:rPrChange w:id="28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89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290" w:author="Imagem" w:date="2014-05-02T08:34:00Z">
            <w:rPr/>
          </w:rPrChange>
        </w:rPr>
        <w:t xml:space="preserve"> </w:t>
      </w:r>
      <w:proofErr w:type="spellStart"/>
      <w:proofErr w:type="gramStart"/>
      <w:r w:rsidRPr="002B3820">
        <w:rPr>
          <w:lang w:val="pt-BR"/>
          <w:rPrChange w:id="291" w:author="Imagem" w:date="2014-05-02T08:34:00Z">
            <w:rPr/>
          </w:rPrChange>
        </w:rPr>
        <w:t>project</w:t>
      </w:r>
      <w:proofErr w:type="spellEnd"/>
      <w:proofErr w:type="gramEnd"/>
      <w:r w:rsidRPr="002B3820">
        <w:rPr>
          <w:lang w:val="pt-BR"/>
          <w:rPrChange w:id="29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93" w:author="Imagem" w:date="2014-05-02T08:34:00Z">
            <w:rPr/>
          </w:rPrChange>
        </w:rPr>
        <w:t>to</w:t>
      </w:r>
      <w:proofErr w:type="spellEnd"/>
      <w:r w:rsidRPr="002B3820">
        <w:rPr>
          <w:lang w:val="pt-BR"/>
          <w:rPrChange w:id="29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95" w:author="Imagem" w:date="2014-05-02T08:34:00Z">
            <w:rPr/>
          </w:rPrChange>
        </w:rPr>
        <w:t>all</w:t>
      </w:r>
      <w:proofErr w:type="spellEnd"/>
      <w:r w:rsidRPr="002B3820">
        <w:rPr>
          <w:lang w:val="pt-BR"/>
          <w:rPrChange w:id="29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97" w:author="Imagem" w:date="2014-05-02T08:34:00Z">
            <w:rPr/>
          </w:rPrChange>
        </w:rPr>
        <w:t>concerned</w:t>
      </w:r>
      <w:proofErr w:type="spellEnd"/>
      <w:r w:rsidRPr="002B3820">
        <w:rPr>
          <w:lang w:val="pt-BR"/>
          <w:rPrChange w:id="29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299" w:author="Imagem" w:date="2014-05-02T08:34:00Z">
            <w:rPr/>
          </w:rPrChange>
        </w:rPr>
        <w:t>personnel</w:t>
      </w:r>
      <w:proofErr w:type="spellEnd"/>
      <w:r w:rsidRPr="002B3820">
        <w:rPr>
          <w:lang w:val="pt-BR"/>
          <w:rPrChange w:id="300" w:author="Imagem" w:date="2014-05-02T08:34:00Z">
            <w:rPr/>
          </w:rPrChange>
        </w:rPr>
        <w:t>.]</w:t>
      </w:r>
    </w:p>
    <w:p w:rsidR="00685AA7" w:rsidRPr="002B3820" w:rsidRDefault="00685AA7">
      <w:pPr>
        <w:pStyle w:val="Ttulo1"/>
        <w:rPr>
          <w:lang w:val="pt-BR"/>
          <w:rPrChange w:id="301" w:author="Imagem" w:date="2014-05-02T08:34:00Z">
            <w:rPr/>
          </w:rPrChange>
        </w:rPr>
      </w:pPr>
      <w:bookmarkStart w:id="302" w:name="_Toc447960005"/>
      <w:bookmarkStart w:id="303" w:name="_Toc452813581"/>
      <w:bookmarkStart w:id="304" w:name="_Toc512930909"/>
      <w:bookmarkStart w:id="305" w:name="_Toc20715758"/>
      <w:bookmarkStart w:id="306" w:name="_Toc436203381"/>
      <w:proofErr w:type="spellStart"/>
      <w:r w:rsidRPr="002B3820">
        <w:rPr>
          <w:lang w:val="pt-BR"/>
          <w:rPrChange w:id="307" w:author="Imagem" w:date="2014-05-02T08:34:00Z">
            <w:rPr/>
          </w:rPrChange>
        </w:rPr>
        <w:t>Stakeholder</w:t>
      </w:r>
      <w:proofErr w:type="spellEnd"/>
      <w:r w:rsidRPr="002B3820">
        <w:rPr>
          <w:lang w:val="pt-BR"/>
          <w:rPrChange w:id="30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309" w:author="Imagem" w:date="2014-05-02T08:34:00Z">
            <w:rPr/>
          </w:rPrChange>
        </w:rPr>
        <w:t>Descriptions</w:t>
      </w:r>
      <w:bookmarkEnd w:id="302"/>
      <w:bookmarkEnd w:id="303"/>
      <w:bookmarkEnd w:id="304"/>
      <w:bookmarkEnd w:id="305"/>
      <w:proofErr w:type="spellEnd"/>
    </w:p>
    <w:p w:rsidR="00685AA7" w:rsidRPr="002B3820" w:rsidRDefault="00685AA7">
      <w:pPr>
        <w:pStyle w:val="Ttulo2"/>
        <w:rPr>
          <w:lang w:val="pt-BR"/>
          <w:rPrChange w:id="310" w:author="Imagem" w:date="2014-05-02T08:34:00Z">
            <w:rPr/>
          </w:rPrChange>
        </w:rPr>
      </w:pPr>
      <w:proofErr w:type="spellStart"/>
      <w:r w:rsidRPr="002B3820">
        <w:rPr>
          <w:lang w:val="pt-BR"/>
          <w:rPrChange w:id="311" w:author="Imagem" w:date="2014-05-02T08:34:00Z">
            <w:rPr/>
          </w:rPrChange>
        </w:rPr>
        <w:t>Stakeholder</w:t>
      </w:r>
      <w:proofErr w:type="spellEnd"/>
      <w:r w:rsidRPr="002B3820">
        <w:rPr>
          <w:lang w:val="pt-BR"/>
          <w:rPrChange w:id="31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313" w:author="Imagem" w:date="2014-05-02T08:34:00Z">
            <w:rPr/>
          </w:rPrChange>
        </w:rPr>
        <w:t>Summary</w:t>
      </w:r>
      <w:proofErr w:type="spellEnd"/>
    </w:p>
    <w:p w:rsidR="00685AA7" w:rsidRPr="002B3820" w:rsidRDefault="00685AA7">
      <w:pPr>
        <w:pStyle w:val="InfoBlue"/>
        <w:rPr>
          <w:lang w:val="pt-BR"/>
          <w:rPrChange w:id="314" w:author="Imagem" w:date="2014-05-02T08:34:00Z">
            <w:rPr/>
          </w:rPrChange>
        </w:rPr>
      </w:pPr>
    </w:p>
    <w:tbl>
      <w:tblPr>
        <w:tblW w:w="0" w:type="auto"/>
        <w:tblInd w:w="8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890"/>
        <w:gridCol w:w="2610"/>
        <w:gridCol w:w="3960"/>
      </w:tblGrid>
      <w:tr w:rsidR="00685AA7" w:rsidRPr="002B3820">
        <w:trPr>
          <w:tblHeader/>
        </w:trPr>
        <w:tc>
          <w:tcPr>
            <w:tcW w:w="1890" w:type="dxa"/>
          </w:tcPr>
          <w:p w:rsidR="00685AA7" w:rsidRPr="002B3820" w:rsidRDefault="00685AA7">
            <w:pPr>
              <w:rPr>
                <w:b/>
                <w:bCs/>
                <w:lang w:val="pt-BR"/>
                <w:rPrChange w:id="315" w:author="Imagem" w:date="2014-05-02T08:34:00Z">
                  <w:rPr>
                    <w:b/>
                    <w:bCs/>
                  </w:rPr>
                </w:rPrChange>
              </w:rPr>
            </w:pPr>
            <w:proofErr w:type="spellStart"/>
            <w:r w:rsidRPr="002B3820">
              <w:rPr>
                <w:b/>
                <w:bCs/>
                <w:lang w:val="pt-BR"/>
                <w:rPrChange w:id="316" w:author="Imagem" w:date="2014-05-02T08:34:00Z">
                  <w:rPr>
                    <w:b/>
                    <w:bCs/>
                  </w:rPr>
                </w:rPrChange>
              </w:rPr>
              <w:t>Name</w:t>
            </w:r>
            <w:proofErr w:type="spellEnd"/>
          </w:p>
        </w:tc>
        <w:tc>
          <w:tcPr>
            <w:tcW w:w="2610" w:type="dxa"/>
          </w:tcPr>
          <w:p w:rsidR="00685AA7" w:rsidRPr="002B3820" w:rsidRDefault="00685AA7">
            <w:pPr>
              <w:rPr>
                <w:b/>
                <w:bCs/>
                <w:lang w:val="pt-BR"/>
                <w:rPrChange w:id="317" w:author="Imagem" w:date="2014-05-02T08:34:00Z">
                  <w:rPr>
                    <w:b/>
                    <w:bCs/>
                  </w:rPr>
                </w:rPrChange>
              </w:rPr>
            </w:pPr>
            <w:proofErr w:type="spellStart"/>
            <w:r w:rsidRPr="002B3820">
              <w:rPr>
                <w:b/>
                <w:bCs/>
                <w:lang w:val="pt-BR"/>
                <w:rPrChange w:id="318" w:author="Imagem" w:date="2014-05-02T08:34:00Z">
                  <w:rPr>
                    <w:b/>
                    <w:bCs/>
                  </w:rPr>
                </w:rPrChange>
              </w:rPr>
              <w:t>Description</w:t>
            </w:r>
            <w:proofErr w:type="spellEnd"/>
          </w:p>
        </w:tc>
        <w:tc>
          <w:tcPr>
            <w:tcW w:w="3960" w:type="dxa"/>
          </w:tcPr>
          <w:p w:rsidR="00685AA7" w:rsidRPr="002B3820" w:rsidRDefault="00685AA7">
            <w:pPr>
              <w:rPr>
                <w:b/>
                <w:bCs/>
                <w:lang w:val="pt-BR"/>
                <w:rPrChange w:id="319" w:author="Imagem" w:date="2014-05-02T08:34:00Z">
                  <w:rPr>
                    <w:b/>
                    <w:bCs/>
                  </w:rPr>
                </w:rPrChange>
              </w:rPr>
            </w:pPr>
            <w:proofErr w:type="spellStart"/>
            <w:r w:rsidRPr="002B3820">
              <w:rPr>
                <w:b/>
                <w:bCs/>
                <w:lang w:val="pt-BR"/>
                <w:rPrChange w:id="320" w:author="Imagem" w:date="2014-05-02T08:34:00Z">
                  <w:rPr>
                    <w:b/>
                    <w:bCs/>
                  </w:rPr>
                </w:rPrChange>
              </w:rPr>
              <w:t>Responsibilities</w:t>
            </w:r>
            <w:proofErr w:type="spellEnd"/>
          </w:p>
        </w:tc>
      </w:tr>
      <w:tr w:rsidR="00685AA7" w:rsidRPr="002B3820">
        <w:tc>
          <w:tcPr>
            <w:tcW w:w="1890" w:type="dxa"/>
          </w:tcPr>
          <w:p w:rsidR="00685AA7" w:rsidRPr="002B3820" w:rsidRDefault="00251652">
            <w:pPr>
              <w:pStyle w:val="InfoBlue"/>
              <w:rPr>
                <w:lang w:val="pt-BR"/>
                <w:rPrChange w:id="321" w:author="Imagem" w:date="2014-05-02T08:34:00Z">
                  <w:rPr/>
                </w:rPrChange>
              </w:rPr>
            </w:pPr>
            <w:r w:rsidRPr="002B3820">
              <w:rPr>
                <w:lang w:val="pt-BR"/>
                <w:rPrChange w:id="322" w:author="Imagem" w:date="2014-05-02T08:34:00Z">
                  <w:rPr/>
                </w:rPrChange>
              </w:rPr>
              <w:t xml:space="preserve">Mobile </w:t>
            </w:r>
            <w:proofErr w:type="spellStart"/>
            <w:r w:rsidRPr="002B3820">
              <w:rPr>
                <w:lang w:val="pt-BR"/>
                <w:rPrChange w:id="323" w:author="Imagem" w:date="2014-05-02T08:34:00Z">
                  <w:rPr/>
                </w:rPrChange>
              </w:rPr>
              <w:t>User</w:t>
            </w:r>
            <w:proofErr w:type="spellEnd"/>
          </w:p>
        </w:tc>
        <w:tc>
          <w:tcPr>
            <w:tcW w:w="2610" w:type="dxa"/>
          </w:tcPr>
          <w:p w:rsidR="00685AA7" w:rsidRPr="002B3820" w:rsidRDefault="002C601D" w:rsidP="002C601D">
            <w:pPr>
              <w:pStyle w:val="InfoBlue"/>
              <w:rPr>
                <w:lang w:val="pt-BR"/>
                <w:rPrChange w:id="324" w:author="Imagem" w:date="2014-05-02T08:34:00Z">
                  <w:rPr/>
                </w:rPrChange>
              </w:rPr>
            </w:pPr>
            <w:r w:rsidRPr="002B3820">
              <w:rPr>
                <w:lang w:val="pt-BR"/>
                <w:rPrChange w:id="325" w:author="Imagem" w:date="2014-05-02T08:34:00Z">
                  <w:rPr/>
                </w:rPrChange>
              </w:rPr>
              <w:t>Us</w:t>
            </w:r>
            <w:ins w:id="326" w:author="Imagem" w:date="2014-05-02T08:44:00Z">
              <w:r w:rsidR="00935ED1">
                <w:rPr>
                  <w:lang w:val="pt-BR"/>
                </w:rPr>
                <w:t>u</w:t>
              </w:r>
            </w:ins>
            <w:r w:rsidRPr="002B3820">
              <w:rPr>
                <w:lang w:val="pt-BR"/>
                <w:rPrChange w:id="327" w:author="Imagem" w:date="2014-05-02T08:34:00Z">
                  <w:rPr/>
                </w:rPrChange>
              </w:rPr>
              <w:t xml:space="preserve">ário de diferentes dispositivos móveis tais como: </w:t>
            </w:r>
            <w:proofErr w:type="spellStart"/>
            <w:r w:rsidRPr="002B3820">
              <w:rPr>
                <w:lang w:val="pt-BR"/>
                <w:rPrChange w:id="328" w:author="Imagem" w:date="2014-05-02T08:34:00Z">
                  <w:rPr/>
                </w:rPrChange>
              </w:rPr>
              <w:t>Tablets</w:t>
            </w:r>
            <w:proofErr w:type="spellEnd"/>
            <w:r w:rsidRPr="002B3820">
              <w:rPr>
                <w:lang w:val="pt-BR"/>
                <w:rPrChange w:id="329" w:author="Imagem" w:date="2014-05-02T08:34:00Z">
                  <w:rPr/>
                </w:rPrChange>
              </w:rPr>
              <w:t xml:space="preserve">, Celulares, Consoles Games Portáteis, Máquinas fotográficas. </w:t>
            </w:r>
          </w:p>
        </w:tc>
        <w:tc>
          <w:tcPr>
            <w:tcW w:w="3960" w:type="dxa"/>
          </w:tcPr>
          <w:p w:rsidR="00685AA7" w:rsidRPr="002B3820" w:rsidRDefault="00685AA7">
            <w:pPr>
              <w:pStyle w:val="InfoBlue"/>
              <w:rPr>
                <w:lang w:val="pt-BR"/>
                <w:rPrChange w:id="330" w:author="Imagem" w:date="2014-05-02T08:34:00Z">
                  <w:rPr/>
                </w:rPrChange>
              </w:rPr>
            </w:pPr>
            <w:proofErr w:type="gramStart"/>
            <w:r w:rsidRPr="002B3820">
              <w:rPr>
                <w:lang w:val="pt-BR"/>
                <w:rPrChange w:id="331" w:author="Imagem" w:date="2014-05-02T08:34:00Z">
                  <w:rPr/>
                </w:rPrChange>
              </w:rPr>
              <w:t>[</w:t>
            </w:r>
            <w:proofErr w:type="spellStart"/>
            <w:r w:rsidRPr="002B3820">
              <w:rPr>
                <w:lang w:val="pt-BR"/>
                <w:rPrChange w:id="332" w:author="Imagem" w:date="2014-05-02T08:34:00Z">
                  <w:rPr/>
                </w:rPrChange>
              </w:rPr>
              <w:t>Summarize</w:t>
            </w:r>
            <w:proofErr w:type="spellEnd"/>
            <w:r w:rsidRPr="002B3820">
              <w:rPr>
                <w:lang w:val="pt-BR"/>
                <w:rPrChange w:id="333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34" w:author="Imagem" w:date="2014-05-02T08:34:00Z">
                  <w:rPr/>
                </w:rPrChange>
              </w:rPr>
              <w:t>the</w:t>
            </w:r>
            <w:proofErr w:type="spellEnd"/>
            <w:r w:rsidRPr="002B3820">
              <w:rPr>
                <w:lang w:val="pt-BR"/>
                <w:rPrChange w:id="335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36" w:author="Imagem" w:date="2014-05-02T08:34:00Z">
                  <w:rPr/>
                </w:rPrChange>
              </w:rPr>
              <w:t>stakeholder’s</w:t>
            </w:r>
            <w:proofErr w:type="spellEnd"/>
            <w:r w:rsidRPr="002B3820">
              <w:rPr>
                <w:lang w:val="pt-BR"/>
                <w:rPrChange w:id="337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38" w:author="Imagem" w:date="2014-05-02T08:34:00Z">
                  <w:rPr/>
                </w:rPrChange>
              </w:rPr>
              <w:t>key</w:t>
            </w:r>
            <w:proofErr w:type="spellEnd"/>
            <w:r w:rsidRPr="002B3820">
              <w:rPr>
                <w:lang w:val="pt-BR"/>
                <w:rPrChange w:id="339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40" w:author="Imagem" w:date="2014-05-02T08:34:00Z">
                  <w:rPr/>
                </w:rPrChange>
              </w:rPr>
              <w:t>responsibilities</w:t>
            </w:r>
            <w:proofErr w:type="spellEnd"/>
            <w:r w:rsidRPr="002B3820">
              <w:rPr>
                <w:lang w:val="pt-BR"/>
                <w:rPrChange w:id="341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42" w:author="Imagem" w:date="2014-05-02T08:34:00Z">
                  <w:rPr/>
                </w:rPrChange>
              </w:rPr>
              <w:t>with</w:t>
            </w:r>
            <w:proofErr w:type="spellEnd"/>
            <w:r w:rsidRPr="002B3820">
              <w:rPr>
                <w:lang w:val="pt-BR"/>
                <w:rPrChange w:id="343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44" w:author="Imagem" w:date="2014-05-02T08:34:00Z">
                  <w:rPr/>
                </w:rPrChange>
              </w:rPr>
              <w:t>regard</w:t>
            </w:r>
            <w:proofErr w:type="spellEnd"/>
            <w:r w:rsidRPr="002B3820">
              <w:rPr>
                <w:lang w:val="pt-BR"/>
                <w:rPrChange w:id="345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46" w:author="Imagem" w:date="2014-05-02T08:34:00Z">
                  <w:rPr/>
                </w:rPrChange>
              </w:rPr>
              <w:t>to</w:t>
            </w:r>
            <w:proofErr w:type="spellEnd"/>
            <w:r w:rsidRPr="002B3820">
              <w:rPr>
                <w:lang w:val="pt-BR"/>
                <w:rPrChange w:id="347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48" w:author="Imagem" w:date="2014-05-02T08:34:00Z">
                  <w:rPr/>
                </w:rPrChange>
              </w:rPr>
              <w:t>the</w:t>
            </w:r>
            <w:proofErr w:type="spellEnd"/>
            <w:r w:rsidRPr="002B3820">
              <w:rPr>
                <w:lang w:val="pt-BR"/>
                <w:rPrChange w:id="349" w:author="Imagem" w:date="2014-05-02T08:34:00Z">
                  <w:rPr/>
                </w:rPrChange>
              </w:rPr>
              <w:t xml:space="preserve"> system </w:t>
            </w:r>
            <w:proofErr w:type="spellStart"/>
            <w:r w:rsidRPr="002B3820">
              <w:rPr>
                <w:lang w:val="pt-BR"/>
                <w:rPrChange w:id="350" w:author="Imagem" w:date="2014-05-02T08:34:00Z">
                  <w:rPr/>
                </w:rPrChange>
              </w:rPr>
              <w:t>being</w:t>
            </w:r>
            <w:proofErr w:type="spellEnd"/>
            <w:r w:rsidRPr="002B3820">
              <w:rPr>
                <w:lang w:val="pt-BR"/>
                <w:rPrChange w:id="351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52" w:author="Imagem" w:date="2014-05-02T08:34:00Z">
                  <w:rPr/>
                </w:rPrChange>
              </w:rPr>
              <w:t>developed</w:t>
            </w:r>
            <w:proofErr w:type="spellEnd"/>
            <w:r w:rsidRPr="002B3820">
              <w:rPr>
                <w:lang w:val="pt-BR"/>
                <w:rPrChange w:id="353" w:author="Imagem" w:date="2014-05-02T08:34:00Z">
                  <w:rPr/>
                </w:rPrChange>
              </w:rPr>
              <w:t xml:space="preserve">; </w:t>
            </w:r>
            <w:proofErr w:type="spellStart"/>
            <w:r w:rsidRPr="002B3820">
              <w:rPr>
                <w:lang w:val="pt-BR"/>
                <w:rPrChange w:id="354" w:author="Imagem" w:date="2014-05-02T08:34:00Z">
                  <w:rPr/>
                </w:rPrChange>
              </w:rPr>
              <w:t>that</w:t>
            </w:r>
            <w:proofErr w:type="spellEnd"/>
            <w:r w:rsidRPr="002B3820">
              <w:rPr>
                <w:lang w:val="pt-BR"/>
                <w:rPrChange w:id="355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56" w:author="Imagem" w:date="2014-05-02T08:34:00Z">
                  <w:rPr/>
                </w:rPrChange>
              </w:rPr>
              <w:t>is</w:t>
            </w:r>
            <w:proofErr w:type="spellEnd"/>
            <w:r w:rsidRPr="002B3820">
              <w:rPr>
                <w:lang w:val="pt-BR"/>
                <w:rPrChange w:id="357" w:author="Imagem" w:date="2014-05-02T08:34:00Z">
                  <w:rPr/>
                </w:rPrChange>
              </w:rPr>
              <w:t xml:space="preserve">, </w:t>
            </w:r>
            <w:proofErr w:type="spellStart"/>
            <w:r w:rsidRPr="002B3820">
              <w:rPr>
                <w:lang w:val="pt-BR"/>
                <w:rPrChange w:id="358" w:author="Imagem" w:date="2014-05-02T08:34:00Z">
                  <w:rPr/>
                </w:rPrChange>
              </w:rPr>
              <w:t>their</w:t>
            </w:r>
            <w:proofErr w:type="spellEnd"/>
            <w:r w:rsidRPr="002B3820">
              <w:rPr>
                <w:lang w:val="pt-BR"/>
                <w:rPrChange w:id="359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60" w:author="Imagem" w:date="2014-05-02T08:34:00Z">
                  <w:rPr/>
                </w:rPrChange>
              </w:rPr>
              <w:t>interest</w:t>
            </w:r>
            <w:proofErr w:type="spellEnd"/>
            <w:r w:rsidRPr="002B3820">
              <w:rPr>
                <w:lang w:val="pt-BR"/>
                <w:rPrChange w:id="361" w:author="Imagem" w:date="2014-05-02T08:34:00Z">
                  <w:rPr/>
                </w:rPrChange>
              </w:rPr>
              <w:t xml:space="preserve"> as a </w:t>
            </w:r>
            <w:proofErr w:type="spellStart"/>
            <w:r w:rsidRPr="002B3820">
              <w:rPr>
                <w:lang w:val="pt-BR"/>
                <w:rPrChange w:id="362" w:author="Imagem" w:date="2014-05-02T08:34:00Z">
                  <w:rPr/>
                </w:rPrChange>
              </w:rPr>
              <w:t>stakeholder</w:t>
            </w:r>
            <w:proofErr w:type="spellEnd"/>
            <w:r w:rsidRPr="002B3820">
              <w:rPr>
                <w:lang w:val="pt-BR"/>
                <w:rPrChange w:id="363" w:author="Imagem" w:date="2014-05-02T08:34:00Z">
                  <w:rPr/>
                </w:rPrChange>
              </w:rPr>
              <w:t>.</w:t>
            </w:r>
            <w:proofErr w:type="gramEnd"/>
            <w:r w:rsidRPr="002B3820">
              <w:rPr>
                <w:lang w:val="pt-BR"/>
                <w:rPrChange w:id="364" w:author="Imagem" w:date="2014-05-02T08:34:00Z">
                  <w:rPr/>
                </w:rPrChange>
              </w:rPr>
              <w:t xml:space="preserve"> For </w:t>
            </w:r>
            <w:proofErr w:type="spellStart"/>
            <w:r w:rsidRPr="002B3820">
              <w:rPr>
                <w:lang w:val="pt-BR"/>
                <w:rPrChange w:id="365" w:author="Imagem" w:date="2014-05-02T08:34:00Z">
                  <w:rPr/>
                </w:rPrChange>
              </w:rPr>
              <w:t>example</w:t>
            </w:r>
            <w:proofErr w:type="spellEnd"/>
            <w:r w:rsidRPr="002B3820">
              <w:rPr>
                <w:lang w:val="pt-BR"/>
                <w:rPrChange w:id="366" w:author="Imagem" w:date="2014-05-02T08:34:00Z">
                  <w:rPr/>
                </w:rPrChange>
              </w:rPr>
              <w:t xml:space="preserve">, </w:t>
            </w:r>
            <w:proofErr w:type="spellStart"/>
            <w:r w:rsidRPr="002B3820">
              <w:rPr>
                <w:lang w:val="pt-BR"/>
                <w:rPrChange w:id="367" w:author="Imagem" w:date="2014-05-02T08:34:00Z">
                  <w:rPr/>
                </w:rPrChange>
              </w:rPr>
              <w:t>this</w:t>
            </w:r>
            <w:proofErr w:type="spellEnd"/>
            <w:r w:rsidRPr="002B3820">
              <w:rPr>
                <w:lang w:val="pt-BR"/>
                <w:rPrChange w:id="368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69" w:author="Imagem" w:date="2014-05-02T08:34:00Z">
                  <w:rPr/>
                </w:rPrChange>
              </w:rPr>
              <w:t>stakeholder</w:t>
            </w:r>
            <w:proofErr w:type="spellEnd"/>
            <w:r w:rsidRPr="002B3820">
              <w:rPr>
                <w:lang w:val="pt-BR"/>
                <w:rPrChange w:id="370" w:author="Imagem" w:date="2014-05-02T08:34:00Z">
                  <w:rPr/>
                </w:rPrChange>
              </w:rPr>
              <w:t>:</w:t>
            </w:r>
          </w:p>
          <w:p w:rsidR="00685AA7" w:rsidRPr="002B3820" w:rsidRDefault="00685AA7">
            <w:pPr>
              <w:pStyle w:val="InfoBlue"/>
              <w:rPr>
                <w:lang w:val="pt-BR"/>
                <w:rPrChange w:id="371" w:author="Imagem" w:date="2014-05-02T08:34:00Z">
                  <w:rPr/>
                </w:rPrChange>
              </w:rPr>
            </w:pPr>
            <w:proofErr w:type="spellStart"/>
            <w:proofErr w:type="gramStart"/>
            <w:r w:rsidRPr="002B3820">
              <w:rPr>
                <w:lang w:val="pt-BR"/>
                <w:rPrChange w:id="372" w:author="Imagem" w:date="2014-05-02T08:34:00Z">
                  <w:rPr/>
                </w:rPrChange>
              </w:rPr>
              <w:t>ensures</w:t>
            </w:r>
            <w:proofErr w:type="spellEnd"/>
            <w:proofErr w:type="gramEnd"/>
            <w:r w:rsidRPr="002B3820">
              <w:rPr>
                <w:lang w:val="pt-BR"/>
                <w:rPrChange w:id="373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74" w:author="Imagem" w:date="2014-05-02T08:34:00Z">
                  <w:rPr/>
                </w:rPrChange>
              </w:rPr>
              <w:t>that</w:t>
            </w:r>
            <w:proofErr w:type="spellEnd"/>
            <w:r w:rsidRPr="002B3820">
              <w:rPr>
                <w:lang w:val="pt-BR"/>
                <w:rPrChange w:id="375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76" w:author="Imagem" w:date="2014-05-02T08:34:00Z">
                  <w:rPr/>
                </w:rPrChange>
              </w:rPr>
              <w:t>the</w:t>
            </w:r>
            <w:proofErr w:type="spellEnd"/>
            <w:r w:rsidRPr="002B3820">
              <w:rPr>
                <w:lang w:val="pt-BR"/>
                <w:rPrChange w:id="377" w:author="Imagem" w:date="2014-05-02T08:34:00Z">
                  <w:rPr/>
                </w:rPrChange>
              </w:rPr>
              <w:t xml:space="preserve"> system </w:t>
            </w:r>
            <w:proofErr w:type="spellStart"/>
            <w:r w:rsidRPr="002B3820">
              <w:rPr>
                <w:lang w:val="pt-BR"/>
                <w:rPrChange w:id="378" w:author="Imagem" w:date="2014-05-02T08:34:00Z">
                  <w:rPr/>
                </w:rPrChange>
              </w:rPr>
              <w:t>will</w:t>
            </w:r>
            <w:proofErr w:type="spellEnd"/>
            <w:r w:rsidRPr="002B3820">
              <w:rPr>
                <w:lang w:val="pt-BR"/>
                <w:rPrChange w:id="379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80" w:author="Imagem" w:date="2014-05-02T08:34:00Z">
                  <w:rPr/>
                </w:rPrChange>
              </w:rPr>
              <w:t>be</w:t>
            </w:r>
            <w:proofErr w:type="spellEnd"/>
            <w:r w:rsidRPr="002B3820">
              <w:rPr>
                <w:lang w:val="pt-BR"/>
                <w:rPrChange w:id="381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82" w:author="Imagem" w:date="2014-05-02T08:34:00Z">
                  <w:rPr/>
                </w:rPrChange>
              </w:rPr>
              <w:t>maintainable</w:t>
            </w:r>
            <w:proofErr w:type="spellEnd"/>
          </w:p>
          <w:p w:rsidR="00685AA7" w:rsidRDefault="00685AA7">
            <w:pPr>
              <w:pStyle w:val="InfoBlue"/>
              <w:rPr>
                <w:ins w:id="383" w:author="Imagem" w:date="2014-05-02T08:48:00Z"/>
                <w:lang w:val="pt-BR"/>
              </w:rPr>
            </w:pPr>
            <w:proofErr w:type="spellStart"/>
            <w:proofErr w:type="gramStart"/>
            <w:r w:rsidRPr="002B3820">
              <w:rPr>
                <w:lang w:val="pt-BR"/>
                <w:rPrChange w:id="384" w:author="Imagem" w:date="2014-05-02T08:34:00Z">
                  <w:rPr/>
                </w:rPrChange>
              </w:rPr>
              <w:t>ensures</w:t>
            </w:r>
            <w:proofErr w:type="spellEnd"/>
            <w:proofErr w:type="gramEnd"/>
            <w:r w:rsidRPr="002B3820">
              <w:rPr>
                <w:lang w:val="pt-BR"/>
                <w:rPrChange w:id="385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86" w:author="Imagem" w:date="2014-05-02T08:34:00Z">
                  <w:rPr/>
                </w:rPrChange>
              </w:rPr>
              <w:t>that</w:t>
            </w:r>
            <w:proofErr w:type="spellEnd"/>
            <w:r w:rsidRPr="002B3820">
              <w:rPr>
                <w:lang w:val="pt-BR"/>
                <w:rPrChange w:id="387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88" w:author="Imagem" w:date="2014-05-02T08:34:00Z">
                  <w:rPr/>
                </w:rPrChange>
              </w:rPr>
              <w:t>there</w:t>
            </w:r>
            <w:proofErr w:type="spellEnd"/>
            <w:r w:rsidRPr="002B3820">
              <w:rPr>
                <w:lang w:val="pt-BR"/>
                <w:rPrChange w:id="389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90" w:author="Imagem" w:date="2014-05-02T08:34:00Z">
                  <w:rPr/>
                </w:rPrChange>
              </w:rPr>
              <w:t>will</w:t>
            </w:r>
            <w:proofErr w:type="spellEnd"/>
            <w:r w:rsidRPr="002B3820">
              <w:rPr>
                <w:lang w:val="pt-BR"/>
                <w:rPrChange w:id="391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92" w:author="Imagem" w:date="2014-05-02T08:34:00Z">
                  <w:rPr/>
                </w:rPrChange>
              </w:rPr>
              <w:t>be</w:t>
            </w:r>
            <w:proofErr w:type="spellEnd"/>
            <w:r w:rsidRPr="002B3820">
              <w:rPr>
                <w:lang w:val="pt-BR"/>
                <w:rPrChange w:id="393" w:author="Imagem" w:date="2014-05-02T08:34:00Z">
                  <w:rPr/>
                </w:rPrChange>
              </w:rPr>
              <w:t xml:space="preserve"> a </w:t>
            </w:r>
            <w:proofErr w:type="spellStart"/>
            <w:r w:rsidRPr="002B3820">
              <w:rPr>
                <w:lang w:val="pt-BR"/>
                <w:rPrChange w:id="394" w:author="Imagem" w:date="2014-05-02T08:34:00Z">
                  <w:rPr/>
                </w:rPrChange>
              </w:rPr>
              <w:t>market</w:t>
            </w:r>
            <w:proofErr w:type="spellEnd"/>
            <w:r w:rsidRPr="002B3820">
              <w:rPr>
                <w:lang w:val="pt-BR"/>
                <w:rPrChange w:id="395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396" w:author="Imagem" w:date="2014-05-02T08:34:00Z">
                  <w:rPr/>
                </w:rPrChange>
              </w:rPr>
              <w:t>demand</w:t>
            </w:r>
            <w:proofErr w:type="spellEnd"/>
            <w:r w:rsidRPr="002B3820">
              <w:rPr>
                <w:lang w:val="pt-BR"/>
                <w:rPrChange w:id="397" w:author="Imagem" w:date="2014-05-02T08:34:00Z">
                  <w:rPr/>
                </w:rPrChange>
              </w:rPr>
              <w:t xml:space="preserve"> for </w:t>
            </w:r>
            <w:proofErr w:type="spellStart"/>
            <w:r w:rsidRPr="002B3820">
              <w:rPr>
                <w:lang w:val="pt-BR"/>
                <w:rPrChange w:id="398" w:author="Imagem" w:date="2014-05-02T08:34:00Z">
                  <w:rPr/>
                </w:rPrChange>
              </w:rPr>
              <w:t>the</w:t>
            </w:r>
            <w:proofErr w:type="spellEnd"/>
            <w:r w:rsidRPr="002B3820">
              <w:rPr>
                <w:lang w:val="pt-BR"/>
                <w:rPrChange w:id="399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400" w:author="Imagem" w:date="2014-05-02T08:34:00Z">
                  <w:rPr/>
                </w:rPrChange>
              </w:rPr>
              <w:t>product’s</w:t>
            </w:r>
            <w:proofErr w:type="spellEnd"/>
            <w:r w:rsidRPr="002B3820">
              <w:rPr>
                <w:lang w:val="pt-BR"/>
                <w:rPrChange w:id="401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402" w:author="Imagem" w:date="2014-05-02T08:34:00Z">
                  <w:rPr/>
                </w:rPrChange>
              </w:rPr>
              <w:t>features</w:t>
            </w:r>
            <w:proofErr w:type="spellEnd"/>
          </w:p>
          <w:p w:rsidR="00935ED1" w:rsidRPr="00935ED1" w:rsidRDefault="00935ED1" w:rsidP="00935ED1">
            <w:pPr>
              <w:pStyle w:val="Corpodetexto"/>
              <w:rPr>
                <w:lang w:val="pt-BR"/>
                <w:rPrChange w:id="403" w:author="Imagem" w:date="2014-05-02T08:48:00Z">
                  <w:rPr/>
                </w:rPrChange>
              </w:rPr>
              <w:pPrChange w:id="404" w:author="Imagem" w:date="2014-05-02T08:48:00Z">
                <w:pPr>
                  <w:pStyle w:val="InfoBlue"/>
                </w:pPr>
              </w:pPrChange>
            </w:pPr>
          </w:p>
          <w:p w:rsidR="00685AA7" w:rsidRPr="002B3820" w:rsidRDefault="00685AA7">
            <w:pPr>
              <w:pStyle w:val="InfoBlue"/>
              <w:rPr>
                <w:lang w:val="pt-BR"/>
                <w:rPrChange w:id="405" w:author="Imagem" w:date="2014-05-02T08:34:00Z">
                  <w:rPr/>
                </w:rPrChange>
              </w:rPr>
            </w:pPr>
            <w:proofErr w:type="spellStart"/>
            <w:proofErr w:type="gramStart"/>
            <w:r w:rsidRPr="002B3820">
              <w:rPr>
                <w:lang w:val="pt-BR"/>
                <w:rPrChange w:id="406" w:author="Imagem" w:date="2014-05-02T08:34:00Z">
                  <w:rPr/>
                </w:rPrChange>
              </w:rPr>
              <w:t>monitors</w:t>
            </w:r>
            <w:proofErr w:type="spellEnd"/>
            <w:proofErr w:type="gramEnd"/>
            <w:r w:rsidRPr="002B3820">
              <w:rPr>
                <w:lang w:val="pt-BR"/>
                <w:rPrChange w:id="407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408" w:author="Imagem" w:date="2014-05-02T08:34:00Z">
                  <w:rPr/>
                </w:rPrChange>
              </w:rPr>
              <w:t>the</w:t>
            </w:r>
            <w:proofErr w:type="spellEnd"/>
            <w:r w:rsidRPr="002B3820">
              <w:rPr>
                <w:lang w:val="pt-BR"/>
                <w:rPrChange w:id="409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410" w:author="Imagem" w:date="2014-05-02T08:34:00Z">
                  <w:rPr/>
                </w:rPrChange>
              </w:rPr>
              <w:t>project’s</w:t>
            </w:r>
            <w:proofErr w:type="spellEnd"/>
            <w:r w:rsidRPr="002B3820">
              <w:rPr>
                <w:lang w:val="pt-BR"/>
                <w:rPrChange w:id="411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412" w:author="Imagem" w:date="2014-05-02T08:34:00Z">
                  <w:rPr/>
                </w:rPrChange>
              </w:rPr>
              <w:t>progress</w:t>
            </w:r>
            <w:proofErr w:type="spellEnd"/>
          </w:p>
          <w:p w:rsidR="00685AA7" w:rsidRPr="002B3820" w:rsidRDefault="00685AA7">
            <w:pPr>
              <w:pStyle w:val="InfoBlue"/>
              <w:rPr>
                <w:lang w:val="pt-BR"/>
                <w:rPrChange w:id="413" w:author="Imagem" w:date="2014-05-02T08:34:00Z">
                  <w:rPr/>
                </w:rPrChange>
              </w:rPr>
            </w:pPr>
            <w:proofErr w:type="spellStart"/>
            <w:proofErr w:type="gramStart"/>
            <w:r w:rsidRPr="002B3820">
              <w:rPr>
                <w:lang w:val="pt-BR"/>
                <w:rPrChange w:id="414" w:author="Imagem" w:date="2014-05-02T08:34:00Z">
                  <w:rPr/>
                </w:rPrChange>
              </w:rPr>
              <w:t>approves</w:t>
            </w:r>
            <w:proofErr w:type="spellEnd"/>
            <w:proofErr w:type="gramEnd"/>
            <w:r w:rsidRPr="002B3820">
              <w:rPr>
                <w:lang w:val="pt-BR"/>
                <w:rPrChange w:id="415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416" w:author="Imagem" w:date="2014-05-02T08:34:00Z">
                  <w:rPr/>
                </w:rPrChange>
              </w:rPr>
              <w:t>funding</w:t>
            </w:r>
            <w:proofErr w:type="spellEnd"/>
          </w:p>
          <w:p w:rsidR="00685AA7" w:rsidRDefault="00685AA7">
            <w:pPr>
              <w:pStyle w:val="InfoBlue"/>
              <w:rPr>
                <w:ins w:id="417" w:author="Imagem" w:date="2014-05-02T08:48:00Z"/>
                <w:lang w:val="pt-BR"/>
              </w:rPr>
            </w:pPr>
            <w:proofErr w:type="spellStart"/>
            <w:proofErr w:type="gramStart"/>
            <w:r w:rsidRPr="002B3820">
              <w:rPr>
                <w:lang w:val="pt-BR"/>
                <w:rPrChange w:id="418" w:author="Imagem" w:date="2014-05-02T08:34:00Z">
                  <w:rPr/>
                </w:rPrChange>
              </w:rPr>
              <w:t>and</w:t>
            </w:r>
            <w:proofErr w:type="spellEnd"/>
            <w:proofErr w:type="gramEnd"/>
            <w:r w:rsidRPr="002B3820">
              <w:rPr>
                <w:lang w:val="pt-BR"/>
                <w:rPrChange w:id="419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420" w:author="Imagem" w:date="2014-05-02T08:34:00Z">
                  <w:rPr/>
                </w:rPrChange>
              </w:rPr>
              <w:t>so</w:t>
            </w:r>
            <w:proofErr w:type="spellEnd"/>
            <w:r w:rsidRPr="002B3820">
              <w:rPr>
                <w:lang w:val="pt-BR"/>
                <w:rPrChange w:id="421" w:author="Imagem" w:date="2014-05-02T08:34:00Z">
                  <w:rPr/>
                </w:rPrChange>
              </w:rPr>
              <w:t xml:space="preserve"> </w:t>
            </w:r>
            <w:proofErr w:type="spellStart"/>
            <w:r w:rsidRPr="002B3820">
              <w:rPr>
                <w:lang w:val="pt-BR"/>
                <w:rPrChange w:id="422" w:author="Imagem" w:date="2014-05-02T08:34:00Z">
                  <w:rPr/>
                </w:rPrChange>
              </w:rPr>
              <w:t>forth</w:t>
            </w:r>
            <w:proofErr w:type="spellEnd"/>
            <w:r w:rsidRPr="002B3820">
              <w:rPr>
                <w:lang w:val="pt-BR"/>
                <w:rPrChange w:id="423" w:author="Imagem" w:date="2014-05-02T08:34:00Z">
                  <w:rPr/>
                </w:rPrChange>
              </w:rPr>
              <w:t>]</w:t>
            </w:r>
          </w:p>
          <w:p w:rsidR="00935ED1" w:rsidRPr="00935ED1" w:rsidRDefault="00B90FDC" w:rsidP="00935ED1">
            <w:pPr>
              <w:pStyle w:val="Corpodetexto"/>
              <w:rPr>
                <w:lang w:val="pt-BR"/>
                <w:rPrChange w:id="424" w:author="Imagem" w:date="2014-05-02T08:48:00Z">
                  <w:rPr/>
                </w:rPrChange>
              </w:rPr>
              <w:pPrChange w:id="425" w:author="Imagem" w:date="2014-05-02T08:48:00Z">
                <w:pPr>
                  <w:pStyle w:val="InfoBlue"/>
                </w:pPr>
              </w:pPrChange>
            </w:pPr>
            <w:ins w:id="426" w:author="Imagem" w:date="2014-05-02T08:48:00Z">
              <w:r>
                <w:rPr>
                  <w:lang w:val="pt-BR"/>
                </w:rPr>
                <w:t>Captura e compartilha fotos, coloca comentários, atualiza rede social.</w:t>
              </w:r>
            </w:ins>
          </w:p>
        </w:tc>
      </w:tr>
      <w:tr w:rsidR="00935ED1" w:rsidRPr="002B3820">
        <w:trPr>
          <w:ins w:id="427" w:author="Imagem" w:date="2014-05-02T08:44:00Z"/>
        </w:trPr>
        <w:tc>
          <w:tcPr>
            <w:tcW w:w="1890" w:type="dxa"/>
          </w:tcPr>
          <w:p w:rsidR="00935ED1" w:rsidRPr="00935ED1" w:rsidRDefault="00935ED1" w:rsidP="00935ED1">
            <w:pPr>
              <w:pStyle w:val="Corpodetexto"/>
              <w:rPr>
                <w:ins w:id="428" w:author="Imagem" w:date="2014-05-02T08:44:00Z"/>
                <w:lang w:val="pt-BR"/>
              </w:rPr>
              <w:pPrChange w:id="429" w:author="Imagem" w:date="2014-05-02T08:46:00Z">
                <w:pPr>
                  <w:pStyle w:val="InfoBlue"/>
                </w:pPr>
              </w:pPrChange>
            </w:pPr>
            <w:ins w:id="430" w:author="Imagem" w:date="2014-05-02T08:46:00Z">
              <w:r>
                <w:rPr>
                  <w:lang w:val="pt-BR"/>
                </w:rPr>
                <w:lastRenderedPageBreak/>
                <w:t xml:space="preserve">Sistema Integrado: </w:t>
              </w:r>
              <w:proofErr w:type="spellStart"/>
              <w:r>
                <w:rPr>
                  <w:lang w:val="pt-BR"/>
                </w:rPr>
                <w:t>Facebook</w:t>
              </w:r>
            </w:ins>
            <w:proofErr w:type="spellEnd"/>
          </w:p>
        </w:tc>
        <w:tc>
          <w:tcPr>
            <w:tcW w:w="2610" w:type="dxa"/>
          </w:tcPr>
          <w:p w:rsidR="00935ED1" w:rsidRPr="002B3820" w:rsidRDefault="00935ED1" w:rsidP="002C601D">
            <w:pPr>
              <w:pStyle w:val="InfoBlue"/>
              <w:rPr>
                <w:ins w:id="431" w:author="Imagem" w:date="2014-05-02T08:44:00Z"/>
                <w:lang w:val="pt-BR"/>
                <w:rPrChange w:id="432" w:author="Imagem" w:date="2014-05-02T08:34:00Z">
                  <w:rPr>
                    <w:ins w:id="433" w:author="Imagem" w:date="2014-05-02T08:44:00Z"/>
                    <w:lang w:val="pt-BR"/>
                  </w:rPr>
                </w:rPrChange>
              </w:rPr>
            </w:pPr>
          </w:p>
        </w:tc>
        <w:tc>
          <w:tcPr>
            <w:tcW w:w="3960" w:type="dxa"/>
          </w:tcPr>
          <w:p w:rsidR="00935ED1" w:rsidRPr="00B90FDC" w:rsidRDefault="00B90FDC">
            <w:pPr>
              <w:pStyle w:val="InfoBlue"/>
              <w:rPr>
                <w:ins w:id="434" w:author="Imagem" w:date="2014-05-02T08:44:00Z"/>
                <w:lang w:val="pt-BR"/>
              </w:rPr>
            </w:pPr>
            <w:ins w:id="435" w:author="Imagem" w:date="2014-05-02T08:48:00Z">
              <w:r>
                <w:rPr>
                  <w:lang w:val="pt-BR"/>
                </w:rPr>
                <w:t xml:space="preserve">Define API para integração com a rede social da empresa </w:t>
              </w:r>
              <w:proofErr w:type="spellStart"/>
              <w:r>
                <w:rPr>
                  <w:lang w:val="pt-BR"/>
                </w:rPr>
                <w:t>Facebook</w:t>
              </w:r>
              <w:proofErr w:type="spellEnd"/>
              <w:r>
                <w:rPr>
                  <w:lang w:val="pt-BR"/>
                </w:rPr>
                <w:t>.</w:t>
              </w:r>
            </w:ins>
          </w:p>
        </w:tc>
      </w:tr>
      <w:tr w:rsidR="00935ED1" w:rsidRPr="002B3820">
        <w:trPr>
          <w:ins w:id="436" w:author="Imagem" w:date="2014-05-02T08:44:00Z"/>
        </w:trPr>
        <w:tc>
          <w:tcPr>
            <w:tcW w:w="1890" w:type="dxa"/>
          </w:tcPr>
          <w:p w:rsidR="00935ED1" w:rsidRDefault="00935ED1">
            <w:pPr>
              <w:pStyle w:val="InfoBlue"/>
              <w:rPr>
                <w:ins w:id="437" w:author="Imagem" w:date="2014-05-02T08:44:00Z"/>
                <w:lang w:val="pt-BR"/>
              </w:rPr>
            </w:pPr>
            <w:ins w:id="438" w:author="Imagem" w:date="2014-05-02T08:46:00Z">
              <w:r>
                <w:rPr>
                  <w:lang w:val="pt-BR"/>
                </w:rPr>
                <w:t xml:space="preserve">Avaliador: </w:t>
              </w:r>
              <w:proofErr w:type="spellStart"/>
              <w:r>
                <w:rPr>
                  <w:lang w:val="pt-BR"/>
                </w:rPr>
                <w:t>Mangan</w:t>
              </w:r>
            </w:ins>
            <w:proofErr w:type="spellEnd"/>
          </w:p>
        </w:tc>
        <w:tc>
          <w:tcPr>
            <w:tcW w:w="2610" w:type="dxa"/>
          </w:tcPr>
          <w:p w:rsidR="00935ED1" w:rsidRPr="00935ED1" w:rsidRDefault="00935ED1" w:rsidP="002C601D">
            <w:pPr>
              <w:pStyle w:val="InfoBlue"/>
              <w:rPr>
                <w:ins w:id="439" w:author="Imagem" w:date="2014-05-02T08:44:00Z"/>
                <w:lang w:val="pt-BR"/>
              </w:rPr>
            </w:pPr>
          </w:p>
        </w:tc>
        <w:tc>
          <w:tcPr>
            <w:tcW w:w="3960" w:type="dxa"/>
          </w:tcPr>
          <w:p w:rsidR="00935ED1" w:rsidRPr="00B90FDC" w:rsidRDefault="00B90FDC">
            <w:pPr>
              <w:pStyle w:val="InfoBlue"/>
              <w:rPr>
                <w:ins w:id="440" w:author="Imagem" w:date="2014-05-02T08:44:00Z"/>
                <w:lang w:val="pt-BR"/>
              </w:rPr>
            </w:pPr>
            <w:ins w:id="441" w:author="Imagem" w:date="2014-05-02T08:48:00Z">
              <w:r>
                <w:rPr>
                  <w:lang w:val="pt-BR"/>
                </w:rPr>
                <w:t>Aprova artefatos e tarefas.</w:t>
              </w:r>
            </w:ins>
          </w:p>
        </w:tc>
      </w:tr>
      <w:tr w:rsidR="00935ED1" w:rsidRPr="002B3820">
        <w:trPr>
          <w:ins w:id="442" w:author="Imagem" w:date="2014-05-02T08:46:00Z"/>
        </w:trPr>
        <w:tc>
          <w:tcPr>
            <w:tcW w:w="1890" w:type="dxa"/>
          </w:tcPr>
          <w:p w:rsidR="00935ED1" w:rsidRDefault="00935ED1">
            <w:pPr>
              <w:pStyle w:val="InfoBlue"/>
              <w:rPr>
                <w:ins w:id="443" w:author="Imagem" w:date="2014-05-02T08:46:00Z"/>
                <w:lang w:val="pt-BR"/>
              </w:rPr>
            </w:pPr>
            <w:ins w:id="444" w:author="Imagem" w:date="2014-05-02T08:47:00Z">
              <w:r>
                <w:rPr>
                  <w:lang w:val="pt-BR"/>
                </w:rPr>
                <w:t xml:space="preserve">Sistema Integrado: </w:t>
              </w:r>
            </w:ins>
            <w:ins w:id="445" w:author="Imagem" w:date="2014-05-02T08:46:00Z">
              <w:r>
                <w:rPr>
                  <w:lang w:val="pt-BR"/>
                </w:rPr>
                <w:t>Google: c</w:t>
              </w:r>
            </w:ins>
            <w:ins w:id="446" w:author="Imagem" w:date="2014-05-02T08:47:00Z">
              <w:r>
                <w:rPr>
                  <w:lang w:val="pt-BR"/>
                </w:rPr>
                <w:t xml:space="preserve">âmera e aplicação do </w:t>
              </w:r>
              <w:proofErr w:type="spellStart"/>
              <w:r>
                <w:rPr>
                  <w:lang w:val="pt-BR"/>
                </w:rPr>
                <w:t>Android</w:t>
              </w:r>
            </w:ins>
            <w:proofErr w:type="spellEnd"/>
          </w:p>
        </w:tc>
        <w:tc>
          <w:tcPr>
            <w:tcW w:w="2610" w:type="dxa"/>
          </w:tcPr>
          <w:p w:rsidR="00935ED1" w:rsidRPr="00935ED1" w:rsidRDefault="00935ED1" w:rsidP="002C601D">
            <w:pPr>
              <w:pStyle w:val="InfoBlue"/>
              <w:rPr>
                <w:ins w:id="447" w:author="Imagem" w:date="2014-05-02T08:46:00Z"/>
                <w:lang w:val="pt-BR"/>
              </w:rPr>
            </w:pPr>
          </w:p>
        </w:tc>
        <w:tc>
          <w:tcPr>
            <w:tcW w:w="3960" w:type="dxa"/>
          </w:tcPr>
          <w:p w:rsidR="00935ED1" w:rsidRPr="00935ED1" w:rsidRDefault="00B90FDC">
            <w:pPr>
              <w:pStyle w:val="InfoBlue"/>
              <w:rPr>
                <w:ins w:id="448" w:author="Imagem" w:date="2014-05-02T08:46:00Z"/>
                <w:lang w:val="pt-BR"/>
              </w:rPr>
            </w:pPr>
            <w:ins w:id="449" w:author="Imagem" w:date="2014-05-02T08:49:00Z">
              <w:r>
                <w:rPr>
                  <w:lang w:val="pt-BR"/>
                </w:rPr>
                <w:t>Define API para armazenamento e transferência de imagens.</w:t>
              </w:r>
            </w:ins>
          </w:p>
        </w:tc>
      </w:tr>
    </w:tbl>
    <w:p w:rsidR="00685AA7" w:rsidRPr="002B3820" w:rsidRDefault="00685AA7">
      <w:pPr>
        <w:pStyle w:val="Corpodetexto"/>
        <w:rPr>
          <w:lang w:val="pt-BR"/>
          <w:rPrChange w:id="450" w:author="Imagem" w:date="2014-05-02T08:34:00Z">
            <w:rPr/>
          </w:rPrChange>
        </w:rPr>
      </w:pPr>
    </w:p>
    <w:p w:rsidR="00685AA7" w:rsidRPr="002B3820" w:rsidRDefault="00685AA7">
      <w:pPr>
        <w:pStyle w:val="Ttulo2"/>
        <w:rPr>
          <w:lang w:val="pt-BR"/>
          <w:rPrChange w:id="451" w:author="Imagem" w:date="2014-05-02T08:34:00Z">
            <w:rPr/>
          </w:rPrChange>
        </w:rPr>
      </w:pPr>
      <w:bookmarkStart w:id="452" w:name="_Toc425054386"/>
      <w:bookmarkStart w:id="453" w:name="_Toc342757864"/>
      <w:bookmarkStart w:id="454" w:name="_Toc346297773"/>
      <w:bookmarkStart w:id="455" w:name="_Toc422186479"/>
      <w:bookmarkStart w:id="456" w:name="_Toc436203384"/>
      <w:bookmarkStart w:id="457" w:name="_Toc452813585"/>
      <w:bookmarkStart w:id="458" w:name="_Toc512930912"/>
      <w:bookmarkStart w:id="459" w:name="_Toc20715759"/>
      <w:proofErr w:type="spellStart"/>
      <w:r w:rsidRPr="002B3820">
        <w:rPr>
          <w:lang w:val="pt-BR"/>
          <w:rPrChange w:id="460" w:author="Imagem" w:date="2014-05-02T08:34:00Z">
            <w:rPr/>
          </w:rPrChange>
        </w:rPr>
        <w:t>User</w:t>
      </w:r>
      <w:proofErr w:type="spellEnd"/>
      <w:r w:rsidRPr="002B3820">
        <w:rPr>
          <w:lang w:val="pt-BR"/>
          <w:rPrChange w:id="46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62" w:author="Imagem" w:date="2014-05-02T08:34:00Z">
            <w:rPr/>
          </w:rPrChange>
        </w:rPr>
        <w:t>Environment</w:t>
      </w:r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proofErr w:type="spellEnd"/>
    </w:p>
    <w:p w:rsidR="00685AA7" w:rsidRPr="002B3820" w:rsidRDefault="00685AA7">
      <w:pPr>
        <w:pStyle w:val="InfoBlue"/>
        <w:rPr>
          <w:lang w:val="pt-BR"/>
          <w:rPrChange w:id="463" w:author="Imagem" w:date="2014-05-02T08:34:00Z">
            <w:rPr/>
          </w:rPrChange>
        </w:rPr>
      </w:pPr>
      <w:proofErr w:type="gramStart"/>
      <w:r w:rsidRPr="002B3820">
        <w:rPr>
          <w:lang w:val="pt-BR"/>
          <w:rPrChange w:id="464" w:author="Imagem" w:date="2014-05-02T08:34:00Z">
            <w:rPr/>
          </w:rPrChange>
        </w:rPr>
        <w:t>[</w:t>
      </w:r>
      <w:proofErr w:type="spellStart"/>
      <w:r w:rsidRPr="002B3820">
        <w:rPr>
          <w:lang w:val="pt-BR"/>
          <w:rPrChange w:id="465" w:author="Imagem" w:date="2014-05-02T08:34:00Z">
            <w:rPr/>
          </w:rPrChange>
        </w:rPr>
        <w:t>Detail</w:t>
      </w:r>
      <w:proofErr w:type="spellEnd"/>
      <w:r w:rsidRPr="002B3820">
        <w:rPr>
          <w:lang w:val="pt-BR"/>
          <w:rPrChange w:id="46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67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46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69" w:author="Imagem" w:date="2014-05-02T08:34:00Z">
            <w:rPr/>
          </w:rPrChange>
        </w:rPr>
        <w:t>working</w:t>
      </w:r>
      <w:proofErr w:type="spellEnd"/>
      <w:r w:rsidRPr="002B3820">
        <w:rPr>
          <w:lang w:val="pt-BR"/>
          <w:rPrChange w:id="47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71" w:author="Imagem" w:date="2014-05-02T08:34:00Z">
            <w:rPr/>
          </w:rPrChange>
        </w:rPr>
        <w:t>environment</w:t>
      </w:r>
      <w:proofErr w:type="spellEnd"/>
      <w:r w:rsidRPr="002B3820">
        <w:rPr>
          <w:lang w:val="pt-BR"/>
          <w:rPrChange w:id="47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73" w:author="Imagem" w:date="2014-05-02T08:34:00Z">
            <w:rPr/>
          </w:rPrChange>
        </w:rPr>
        <w:t>of</w:t>
      </w:r>
      <w:proofErr w:type="spellEnd"/>
      <w:r w:rsidRPr="002B3820">
        <w:rPr>
          <w:lang w:val="pt-BR"/>
          <w:rPrChange w:id="47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75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47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77" w:author="Imagem" w:date="2014-05-02T08:34:00Z">
            <w:rPr/>
          </w:rPrChange>
        </w:rPr>
        <w:t>target</w:t>
      </w:r>
      <w:proofErr w:type="spellEnd"/>
      <w:r w:rsidRPr="002B3820">
        <w:rPr>
          <w:lang w:val="pt-BR"/>
          <w:rPrChange w:id="47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79" w:author="Imagem" w:date="2014-05-02T08:34:00Z">
            <w:rPr/>
          </w:rPrChange>
        </w:rPr>
        <w:t>user</w:t>
      </w:r>
      <w:proofErr w:type="spellEnd"/>
      <w:r w:rsidRPr="002B3820">
        <w:rPr>
          <w:lang w:val="pt-BR"/>
          <w:rPrChange w:id="480" w:author="Imagem" w:date="2014-05-02T08:34:00Z">
            <w:rPr/>
          </w:rPrChange>
        </w:rPr>
        <w:t>.</w:t>
      </w:r>
      <w:proofErr w:type="gramEnd"/>
      <w:r w:rsidRPr="002B3820">
        <w:rPr>
          <w:lang w:val="pt-BR"/>
          <w:rPrChange w:id="48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82" w:author="Imagem" w:date="2014-05-02T08:34:00Z">
            <w:rPr/>
          </w:rPrChange>
        </w:rPr>
        <w:t>Here</w:t>
      </w:r>
      <w:proofErr w:type="spellEnd"/>
      <w:r w:rsidRPr="002B3820">
        <w:rPr>
          <w:lang w:val="pt-BR"/>
          <w:rPrChange w:id="483" w:author="Imagem" w:date="2014-05-02T08:34:00Z">
            <w:rPr/>
          </w:rPrChange>
        </w:rPr>
        <w:t xml:space="preserve"> are some </w:t>
      </w:r>
      <w:proofErr w:type="spellStart"/>
      <w:r w:rsidRPr="002B3820">
        <w:rPr>
          <w:lang w:val="pt-BR"/>
          <w:rPrChange w:id="484" w:author="Imagem" w:date="2014-05-02T08:34:00Z">
            <w:rPr/>
          </w:rPrChange>
        </w:rPr>
        <w:t>suggestions</w:t>
      </w:r>
      <w:proofErr w:type="spellEnd"/>
      <w:r w:rsidRPr="002B3820">
        <w:rPr>
          <w:lang w:val="pt-BR"/>
          <w:rPrChange w:id="485" w:author="Imagem" w:date="2014-05-02T08:34:00Z">
            <w:rPr/>
          </w:rPrChange>
        </w:rPr>
        <w:t>:</w:t>
      </w:r>
    </w:p>
    <w:p w:rsidR="00685AA7" w:rsidRPr="002B3820" w:rsidRDefault="00685AA7">
      <w:pPr>
        <w:pStyle w:val="InfoBlue"/>
        <w:rPr>
          <w:lang w:val="pt-BR"/>
          <w:rPrChange w:id="486" w:author="Imagem" w:date="2014-05-02T08:34:00Z">
            <w:rPr/>
          </w:rPrChange>
        </w:rPr>
      </w:pPr>
      <w:proofErr w:type="spellStart"/>
      <w:r w:rsidRPr="002B3820">
        <w:rPr>
          <w:lang w:val="pt-BR"/>
          <w:rPrChange w:id="487" w:author="Imagem" w:date="2014-05-02T08:34:00Z">
            <w:rPr/>
          </w:rPrChange>
        </w:rPr>
        <w:t>Number</w:t>
      </w:r>
      <w:proofErr w:type="spellEnd"/>
      <w:r w:rsidRPr="002B3820">
        <w:rPr>
          <w:lang w:val="pt-BR"/>
          <w:rPrChange w:id="48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89" w:author="Imagem" w:date="2014-05-02T08:34:00Z">
            <w:rPr/>
          </w:rPrChange>
        </w:rPr>
        <w:t>of</w:t>
      </w:r>
      <w:proofErr w:type="spellEnd"/>
      <w:r w:rsidRPr="002B3820">
        <w:rPr>
          <w:lang w:val="pt-BR"/>
          <w:rPrChange w:id="49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91" w:author="Imagem" w:date="2014-05-02T08:34:00Z">
            <w:rPr/>
          </w:rPrChange>
        </w:rPr>
        <w:t>people</w:t>
      </w:r>
      <w:proofErr w:type="spellEnd"/>
      <w:r w:rsidRPr="002B3820">
        <w:rPr>
          <w:lang w:val="pt-BR"/>
          <w:rPrChange w:id="49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93" w:author="Imagem" w:date="2014-05-02T08:34:00Z">
            <w:rPr/>
          </w:rPrChange>
        </w:rPr>
        <w:t>involved</w:t>
      </w:r>
      <w:proofErr w:type="spellEnd"/>
      <w:r w:rsidRPr="002B3820">
        <w:rPr>
          <w:lang w:val="pt-BR"/>
          <w:rPrChange w:id="494" w:author="Imagem" w:date="2014-05-02T08:34:00Z">
            <w:rPr/>
          </w:rPrChange>
        </w:rPr>
        <w:t xml:space="preserve"> in </w:t>
      </w:r>
      <w:proofErr w:type="spellStart"/>
      <w:r w:rsidRPr="002B3820">
        <w:rPr>
          <w:lang w:val="pt-BR"/>
          <w:rPrChange w:id="495" w:author="Imagem" w:date="2014-05-02T08:34:00Z">
            <w:rPr/>
          </w:rPrChange>
        </w:rPr>
        <w:t>completing</w:t>
      </w:r>
      <w:proofErr w:type="spellEnd"/>
      <w:r w:rsidRPr="002B3820">
        <w:rPr>
          <w:lang w:val="pt-BR"/>
          <w:rPrChange w:id="49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97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49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499" w:author="Imagem" w:date="2014-05-02T08:34:00Z">
            <w:rPr/>
          </w:rPrChange>
        </w:rPr>
        <w:t>task</w:t>
      </w:r>
      <w:proofErr w:type="spellEnd"/>
      <w:r w:rsidRPr="002B3820">
        <w:rPr>
          <w:lang w:val="pt-BR"/>
          <w:rPrChange w:id="500" w:author="Imagem" w:date="2014-05-02T08:34:00Z">
            <w:rPr/>
          </w:rPrChange>
        </w:rPr>
        <w:t xml:space="preserve">? </w:t>
      </w:r>
      <w:proofErr w:type="spellStart"/>
      <w:r w:rsidRPr="002B3820">
        <w:rPr>
          <w:lang w:val="pt-BR"/>
          <w:rPrChange w:id="501" w:author="Imagem" w:date="2014-05-02T08:34:00Z">
            <w:rPr/>
          </w:rPrChange>
        </w:rPr>
        <w:t>Is</w:t>
      </w:r>
      <w:proofErr w:type="spellEnd"/>
      <w:r w:rsidRPr="002B3820">
        <w:rPr>
          <w:lang w:val="pt-BR"/>
          <w:rPrChange w:id="50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03" w:author="Imagem" w:date="2014-05-02T08:34:00Z">
            <w:rPr/>
          </w:rPrChange>
        </w:rPr>
        <w:t>this</w:t>
      </w:r>
      <w:proofErr w:type="spellEnd"/>
      <w:r w:rsidRPr="002B3820">
        <w:rPr>
          <w:lang w:val="pt-BR"/>
          <w:rPrChange w:id="50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05" w:author="Imagem" w:date="2014-05-02T08:34:00Z">
            <w:rPr/>
          </w:rPrChange>
        </w:rPr>
        <w:t>changing</w:t>
      </w:r>
      <w:proofErr w:type="spellEnd"/>
      <w:r w:rsidRPr="002B3820">
        <w:rPr>
          <w:lang w:val="pt-BR"/>
          <w:rPrChange w:id="506" w:author="Imagem" w:date="2014-05-02T08:34:00Z">
            <w:rPr/>
          </w:rPrChange>
        </w:rPr>
        <w:t>?</w:t>
      </w:r>
    </w:p>
    <w:p w:rsidR="00685AA7" w:rsidRPr="002B3820" w:rsidRDefault="00685AA7">
      <w:pPr>
        <w:pStyle w:val="InfoBlue"/>
        <w:rPr>
          <w:lang w:val="pt-BR"/>
          <w:rPrChange w:id="507" w:author="Imagem" w:date="2014-05-02T08:34:00Z">
            <w:rPr/>
          </w:rPrChange>
        </w:rPr>
      </w:pPr>
      <w:proofErr w:type="spellStart"/>
      <w:r w:rsidRPr="002B3820">
        <w:rPr>
          <w:lang w:val="pt-BR"/>
          <w:rPrChange w:id="508" w:author="Imagem" w:date="2014-05-02T08:34:00Z">
            <w:rPr/>
          </w:rPrChange>
        </w:rPr>
        <w:t>How</w:t>
      </w:r>
      <w:proofErr w:type="spellEnd"/>
      <w:r w:rsidRPr="002B3820">
        <w:rPr>
          <w:lang w:val="pt-BR"/>
          <w:rPrChange w:id="50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10" w:author="Imagem" w:date="2014-05-02T08:34:00Z">
            <w:rPr/>
          </w:rPrChange>
        </w:rPr>
        <w:t>long</w:t>
      </w:r>
      <w:proofErr w:type="spellEnd"/>
      <w:r w:rsidRPr="002B3820">
        <w:rPr>
          <w:lang w:val="pt-BR"/>
          <w:rPrChange w:id="51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12" w:author="Imagem" w:date="2014-05-02T08:34:00Z">
            <w:rPr/>
          </w:rPrChange>
        </w:rPr>
        <w:t>is</w:t>
      </w:r>
      <w:proofErr w:type="spellEnd"/>
      <w:r w:rsidRPr="002B3820">
        <w:rPr>
          <w:lang w:val="pt-BR"/>
          <w:rPrChange w:id="513" w:author="Imagem" w:date="2014-05-02T08:34:00Z">
            <w:rPr/>
          </w:rPrChange>
        </w:rPr>
        <w:t xml:space="preserve"> a </w:t>
      </w:r>
      <w:proofErr w:type="spellStart"/>
      <w:r w:rsidRPr="002B3820">
        <w:rPr>
          <w:lang w:val="pt-BR"/>
          <w:rPrChange w:id="514" w:author="Imagem" w:date="2014-05-02T08:34:00Z">
            <w:rPr/>
          </w:rPrChange>
        </w:rPr>
        <w:t>task</w:t>
      </w:r>
      <w:proofErr w:type="spellEnd"/>
      <w:r w:rsidRPr="002B3820">
        <w:rPr>
          <w:lang w:val="pt-BR"/>
          <w:rPrChange w:id="515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16" w:author="Imagem" w:date="2014-05-02T08:34:00Z">
            <w:rPr/>
          </w:rPrChange>
        </w:rPr>
        <w:t>cycle</w:t>
      </w:r>
      <w:proofErr w:type="spellEnd"/>
      <w:r w:rsidRPr="002B3820">
        <w:rPr>
          <w:lang w:val="pt-BR"/>
          <w:rPrChange w:id="517" w:author="Imagem" w:date="2014-05-02T08:34:00Z">
            <w:rPr/>
          </w:rPrChange>
        </w:rPr>
        <w:t xml:space="preserve">? </w:t>
      </w:r>
      <w:proofErr w:type="spellStart"/>
      <w:r w:rsidRPr="002B3820">
        <w:rPr>
          <w:lang w:val="pt-BR"/>
          <w:rPrChange w:id="518" w:author="Imagem" w:date="2014-05-02T08:34:00Z">
            <w:rPr/>
          </w:rPrChange>
        </w:rPr>
        <w:t>Amount</w:t>
      </w:r>
      <w:proofErr w:type="spellEnd"/>
      <w:r w:rsidRPr="002B3820">
        <w:rPr>
          <w:lang w:val="pt-BR"/>
          <w:rPrChange w:id="51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20" w:author="Imagem" w:date="2014-05-02T08:34:00Z">
            <w:rPr/>
          </w:rPrChange>
        </w:rPr>
        <w:t>of</w:t>
      </w:r>
      <w:proofErr w:type="spellEnd"/>
      <w:r w:rsidRPr="002B3820">
        <w:rPr>
          <w:lang w:val="pt-BR"/>
          <w:rPrChange w:id="521" w:author="Imagem" w:date="2014-05-02T08:34:00Z">
            <w:rPr/>
          </w:rPrChange>
        </w:rPr>
        <w:t xml:space="preserve"> time </w:t>
      </w:r>
      <w:proofErr w:type="spellStart"/>
      <w:r w:rsidRPr="002B3820">
        <w:rPr>
          <w:lang w:val="pt-BR"/>
          <w:rPrChange w:id="522" w:author="Imagem" w:date="2014-05-02T08:34:00Z">
            <w:rPr/>
          </w:rPrChange>
        </w:rPr>
        <w:t>spent</w:t>
      </w:r>
      <w:proofErr w:type="spellEnd"/>
      <w:r w:rsidRPr="002B3820">
        <w:rPr>
          <w:lang w:val="pt-BR"/>
          <w:rPrChange w:id="523" w:author="Imagem" w:date="2014-05-02T08:34:00Z">
            <w:rPr/>
          </w:rPrChange>
        </w:rPr>
        <w:t xml:space="preserve"> in </w:t>
      </w:r>
      <w:proofErr w:type="spellStart"/>
      <w:r w:rsidRPr="002B3820">
        <w:rPr>
          <w:lang w:val="pt-BR"/>
          <w:rPrChange w:id="524" w:author="Imagem" w:date="2014-05-02T08:34:00Z">
            <w:rPr/>
          </w:rPrChange>
        </w:rPr>
        <w:t>each</w:t>
      </w:r>
      <w:proofErr w:type="spellEnd"/>
      <w:r w:rsidRPr="002B3820">
        <w:rPr>
          <w:lang w:val="pt-BR"/>
          <w:rPrChange w:id="525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26" w:author="Imagem" w:date="2014-05-02T08:34:00Z">
            <w:rPr/>
          </w:rPrChange>
        </w:rPr>
        <w:t>activity</w:t>
      </w:r>
      <w:proofErr w:type="spellEnd"/>
      <w:r w:rsidRPr="002B3820">
        <w:rPr>
          <w:lang w:val="pt-BR"/>
          <w:rPrChange w:id="527" w:author="Imagem" w:date="2014-05-02T08:34:00Z">
            <w:rPr/>
          </w:rPrChange>
        </w:rPr>
        <w:t xml:space="preserve">? </w:t>
      </w:r>
      <w:proofErr w:type="spellStart"/>
      <w:r w:rsidRPr="002B3820">
        <w:rPr>
          <w:lang w:val="pt-BR"/>
          <w:rPrChange w:id="528" w:author="Imagem" w:date="2014-05-02T08:34:00Z">
            <w:rPr/>
          </w:rPrChange>
        </w:rPr>
        <w:t>Is</w:t>
      </w:r>
      <w:proofErr w:type="spellEnd"/>
      <w:r w:rsidRPr="002B3820">
        <w:rPr>
          <w:lang w:val="pt-BR"/>
          <w:rPrChange w:id="52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30" w:author="Imagem" w:date="2014-05-02T08:34:00Z">
            <w:rPr/>
          </w:rPrChange>
        </w:rPr>
        <w:t>this</w:t>
      </w:r>
      <w:proofErr w:type="spellEnd"/>
      <w:r w:rsidRPr="002B3820">
        <w:rPr>
          <w:lang w:val="pt-BR"/>
          <w:rPrChange w:id="53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32" w:author="Imagem" w:date="2014-05-02T08:34:00Z">
            <w:rPr/>
          </w:rPrChange>
        </w:rPr>
        <w:t>changing</w:t>
      </w:r>
      <w:proofErr w:type="spellEnd"/>
      <w:r w:rsidRPr="002B3820">
        <w:rPr>
          <w:lang w:val="pt-BR"/>
          <w:rPrChange w:id="533" w:author="Imagem" w:date="2014-05-02T08:34:00Z">
            <w:rPr/>
          </w:rPrChange>
        </w:rPr>
        <w:t>?</w:t>
      </w:r>
    </w:p>
    <w:p w:rsidR="00685AA7" w:rsidRPr="002B3820" w:rsidRDefault="00685AA7">
      <w:pPr>
        <w:pStyle w:val="InfoBlue"/>
        <w:rPr>
          <w:lang w:val="pt-BR"/>
          <w:rPrChange w:id="534" w:author="Imagem" w:date="2014-05-02T08:34:00Z">
            <w:rPr/>
          </w:rPrChange>
        </w:rPr>
      </w:pPr>
      <w:proofErr w:type="spellStart"/>
      <w:r w:rsidRPr="002B3820">
        <w:rPr>
          <w:lang w:val="pt-BR"/>
          <w:rPrChange w:id="535" w:author="Imagem" w:date="2014-05-02T08:34:00Z">
            <w:rPr/>
          </w:rPrChange>
        </w:rPr>
        <w:t>Any</w:t>
      </w:r>
      <w:proofErr w:type="spellEnd"/>
      <w:r w:rsidRPr="002B3820">
        <w:rPr>
          <w:lang w:val="pt-BR"/>
          <w:rPrChange w:id="53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37" w:author="Imagem" w:date="2014-05-02T08:34:00Z">
            <w:rPr/>
          </w:rPrChange>
        </w:rPr>
        <w:t>unique</w:t>
      </w:r>
      <w:proofErr w:type="spellEnd"/>
      <w:r w:rsidRPr="002B3820">
        <w:rPr>
          <w:lang w:val="pt-BR"/>
          <w:rPrChange w:id="53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39" w:author="Imagem" w:date="2014-05-02T08:34:00Z">
            <w:rPr/>
          </w:rPrChange>
        </w:rPr>
        <w:t>environmental</w:t>
      </w:r>
      <w:proofErr w:type="spellEnd"/>
      <w:r w:rsidRPr="002B3820">
        <w:rPr>
          <w:lang w:val="pt-BR"/>
          <w:rPrChange w:id="54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41" w:author="Imagem" w:date="2014-05-02T08:34:00Z">
            <w:rPr/>
          </w:rPrChange>
        </w:rPr>
        <w:t>constraints</w:t>
      </w:r>
      <w:proofErr w:type="spellEnd"/>
      <w:r w:rsidRPr="002B3820">
        <w:rPr>
          <w:lang w:val="pt-BR"/>
          <w:rPrChange w:id="542" w:author="Imagem" w:date="2014-05-02T08:34:00Z">
            <w:rPr/>
          </w:rPrChange>
        </w:rPr>
        <w:t xml:space="preserve">: mobile, outdoors, </w:t>
      </w:r>
      <w:proofErr w:type="spellStart"/>
      <w:r w:rsidRPr="002B3820">
        <w:rPr>
          <w:lang w:val="pt-BR"/>
          <w:rPrChange w:id="543" w:author="Imagem" w:date="2014-05-02T08:34:00Z">
            <w:rPr/>
          </w:rPrChange>
        </w:rPr>
        <w:t>in-flight</w:t>
      </w:r>
      <w:proofErr w:type="spellEnd"/>
      <w:r w:rsidRPr="002B3820">
        <w:rPr>
          <w:lang w:val="pt-BR"/>
          <w:rPrChange w:id="544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545" w:author="Imagem" w:date="2014-05-02T08:34:00Z">
            <w:rPr/>
          </w:rPrChange>
        </w:rPr>
        <w:t>and</w:t>
      </w:r>
      <w:proofErr w:type="spellEnd"/>
      <w:r w:rsidRPr="002B3820">
        <w:rPr>
          <w:lang w:val="pt-BR"/>
          <w:rPrChange w:id="54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47" w:author="Imagem" w:date="2014-05-02T08:34:00Z">
            <w:rPr/>
          </w:rPrChange>
        </w:rPr>
        <w:t>so</w:t>
      </w:r>
      <w:proofErr w:type="spellEnd"/>
      <w:r w:rsidRPr="002B3820">
        <w:rPr>
          <w:lang w:val="pt-BR"/>
          <w:rPrChange w:id="54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49" w:author="Imagem" w:date="2014-05-02T08:34:00Z">
            <w:rPr/>
          </w:rPrChange>
        </w:rPr>
        <w:t>on</w:t>
      </w:r>
      <w:proofErr w:type="spellEnd"/>
      <w:r w:rsidRPr="002B3820">
        <w:rPr>
          <w:lang w:val="pt-BR"/>
          <w:rPrChange w:id="550" w:author="Imagem" w:date="2014-05-02T08:34:00Z">
            <w:rPr/>
          </w:rPrChange>
        </w:rPr>
        <w:t>?</w:t>
      </w:r>
    </w:p>
    <w:p w:rsidR="00685AA7" w:rsidRPr="002B3820" w:rsidRDefault="00685AA7">
      <w:pPr>
        <w:pStyle w:val="InfoBlue"/>
        <w:rPr>
          <w:lang w:val="pt-BR"/>
          <w:rPrChange w:id="551" w:author="Imagem" w:date="2014-05-02T08:34:00Z">
            <w:rPr/>
          </w:rPrChange>
        </w:rPr>
      </w:pPr>
      <w:proofErr w:type="spellStart"/>
      <w:r w:rsidRPr="002B3820">
        <w:rPr>
          <w:lang w:val="pt-BR"/>
          <w:rPrChange w:id="552" w:author="Imagem" w:date="2014-05-02T08:34:00Z">
            <w:rPr/>
          </w:rPrChange>
        </w:rPr>
        <w:t>Which</w:t>
      </w:r>
      <w:proofErr w:type="spellEnd"/>
      <w:r w:rsidRPr="002B3820">
        <w:rPr>
          <w:lang w:val="pt-BR"/>
          <w:rPrChange w:id="553" w:author="Imagem" w:date="2014-05-02T08:34:00Z">
            <w:rPr/>
          </w:rPrChange>
        </w:rPr>
        <w:t xml:space="preserve"> system </w:t>
      </w:r>
      <w:proofErr w:type="spellStart"/>
      <w:r w:rsidRPr="002B3820">
        <w:rPr>
          <w:lang w:val="pt-BR"/>
          <w:rPrChange w:id="554" w:author="Imagem" w:date="2014-05-02T08:34:00Z">
            <w:rPr/>
          </w:rPrChange>
        </w:rPr>
        <w:t>platforms</w:t>
      </w:r>
      <w:proofErr w:type="spellEnd"/>
      <w:r w:rsidRPr="002B3820">
        <w:rPr>
          <w:lang w:val="pt-BR"/>
          <w:rPrChange w:id="555" w:author="Imagem" w:date="2014-05-02T08:34:00Z">
            <w:rPr/>
          </w:rPrChange>
        </w:rPr>
        <w:t xml:space="preserve"> are in use </w:t>
      </w:r>
      <w:proofErr w:type="spellStart"/>
      <w:r w:rsidRPr="002B3820">
        <w:rPr>
          <w:lang w:val="pt-BR"/>
          <w:rPrChange w:id="556" w:author="Imagem" w:date="2014-05-02T08:34:00Z">
            <w:rPr/>
          </w:rPrChange>
        </w:rPr>
        <w:t>today</w:t>
      </w:r>
      <w:proofErr w:type="spellEnd"/>
      <w:r w:rsidRPr="002B3820">
        <w:rPr>
          <w:lang w:val="pt-BR"/>
          <w:rPrChange w:id="557" w:author="Imagem" w:date="2014-05-02T08:34:00Z">
            <w:rPr/>
          </w:rPrChange>
        </w:rPr>
        <w:t xml:space="preserve">? Future </w:t>
      </w:r>
      <w:proofErr w:type="spellStart"/>
      <w:r w:rsidRPr="002B3820">
        <w:rPr>
          <w:lang w:val="pt-BR"/>
          <w:rPrChange w:id="558" w:author="Imagem" w:date="2014-05-02T08:34:00Z">
            <w:rPr/>
          </w:rPrChange>
        </w:rPr>
        <w:t>platforms</w:t>
      </w:r>
      <w:proofErr w:type="spellEnd"/>
      <w:r w:rsidRPr="002B3820">
        <w:rPr>
          <w:lang w:val="pt-BR"/>
          <w:rPrChange w:id="559" w:author="Imagem" w:date="2014-05-02T08:34:00Z">
            <w:rPr/>
          </w:rPrChange>
        </w:rPr>
        <w:t>?</w:t>
      </w:r>
    </w:p>
    <w:p w:rsidR="00685AA7" w:rsidRPr="002B3820" w:rsidRDefault="00685AA7">
      <w:pPr>
        <w:pStyle w:val="InfoBlue"/>
        <w:rPr>
          <w:lang w:val="pt-BR"/>
          <w:rPrChange w:id="560" w:author="Imagem" w:date="2014-05-02T08:34:00Z">
            <w:rPr/>
          </w:rPrChange>
        </w:rPr>
      </w:pPr>
      <w:proofErr w:type="spellStart"/>
      <w:r w:rsidRPr="002B3820">
        <w:rPr>
          <w:lang w:val="pt-BR"/>
          <w:rPrChange w:id="561" w:author="Imagem" w:date="2014-05-02T08:34:00Z">
            <w:rPr/>
          </w:rPrChange>
        </w:rPr>
        <w:t>What</w:t>
      </w:r>
      <w:proofErr w:type="spellEnd"/>
      <w:r w:rsidRPr="002B3820">
        <w:rPr>
          <w:lang w:val="pt-BR"/>
          <w:rPrChange w:id="56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63" w:author="Imagem" w:date="2014-05-02T08:34:00Z">
            <w:rPr/>
          </w:rPrChange>
        </w:rPr>
        <w:t>other</w:t>
      </w:r>
      <w:proofErr w:type="spellEnd"/>
      <w:r w:rsidRPr="002B3820">
        <w:rPr>
          <w:lang w:val="pt-BR"/>
          <w:rPrChange w:id="56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65" w:author="Imagem" w:date="2014-05-02T08:34:00Z">
            <w:rPr/>
          </w:rPrChange>
        </w:rPr>
        <w:t>applications</w:t>
      </w:r>
      <w:proofErr w:type="spellEnd"/>
      <w:r w:rsidRPr="002B3820">
        <w:rPr>
          <w:lang w:val="pt-BR"/>
          <w:rPrChange w:id="566" w:author="Imagem" w:date="2014-05-02T08:34:00Z">
            <w:rPr/>
          </w:rPrChange>
        </w:rPr>
        <w:t xml:space="preserve"> are in use? </w:t>
      </w:r>
      <w:proofErr w:type="gramStart"/>
      <w:r w:rsidRPr="002B3820">
        <w:rPr>
          <w:lang w:val="pt-BR"/>
          <w:rPrChange w:id="567" w:author="Imagem" w:date="2014-05-02T08:34:00Z">
            <w:rPr/>
          </w:rPrChange>
        </w:rPr>
        <w:t>Does</w:t>
      </w:r>
      <w:proofErr w:type="gramEnd"/>
      <w:r w:rsidRPr="002B3820">
        <w:rPr>
          <w:lang w:val="pt-BR"/>
          <w:rPrChange w:id="56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69" w:author="Imagem" w:date="2014-05-02T08:34:00Z">
            <w:rPr/>
          </w:rPrChange>
        </w:rPr>
        <w:t>your</w:t>
      </w:r>
      <w:proofErr w:type="spellEnd"/>
      <w:r w:rsidRPr="002B3820">
        <w:rPr>
          <w:lang w:val="pt-BR"/>
          <w:rPrChange w:id="57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71" w:author="Imagem" w:date="2014-05-02T08:34:00Z">
            <w:rPr/>
          </w:rPrChange>
        </w:rPr>
        <w:t>application</w:t>
      </w:r>
      <w:proofErr w:type="spellEnd"/>
      <w:r w:rsidRPr="002B3820">
        <w:rPr>
          <w:lang w:val="pt-BR"/>
          <w:rPrChange w:id="57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73" w:author="Imagem" w:date="2014-05-02T08:34:00Z">
            <w:rPr/>
          </w:rPrChange>
        </w:rPr>
        <w:t>need</w:t>
      </w:r>
      <w:proofErr w:type="spellEnd"/>
      <w:r w:rsidRPr="002B3820">
        <w:rPr>
          <w:lang w:val="pt-BR"/>
          <w:rPrChange w:id="57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75" w:author="Imagem" w:date="2014-05-02T08:34:00Z">
            <w:rPr/>
          </w:rPrChange>
        </w:rPr>
        <w:t>to</w:t>
      </w:r>
      <w:proofErr w:type="spellEnd"/>
      <w:r w:rsidRPr="002B3820">
        <w:rPr>
          <w:lang w:val="pt-BR"/>
          <w:rPrChange w:id="57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77" w:author="Imagem" w:date="2014-05-02T08:34:00Z">
            <w:rPr/>
          </w:rPrChange>
        </w:rPr>
        <w:t>integrate</w:t>
      </w:r>
      <w:proofErr w:type="spellEnd"/>
      <w:r w:rsidRPr="002B3820">
        <w:rPr>
          <w:lang w:val="pt-BR"/>
          <w:rPrChange w:id="57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79" w:author="Imagem" w:date="2014-05-02T08:34:00Z">
            <w:rPr/>
          </w:rPrChange>
        </w:rPr>
        <w:t>with</w:t>
      </w:r>
      <w:proofErr w:type="spellEnd"/>
      <w:r w:rsidRPr="002B3820">
        <w:rPr>
          <w:lang w:val="pt-BR"/>
          <w:rPrChange w:id="58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81" w:author="Imagem" w:date="2014-05-02T08:34:00Z">
            <w:rPr/>
          </w:rPrChange>
        </w:rPr>
        <w:t>them</w:t>
      </w:r>
      <w:proofErr w:type="spellEnd"/>
      <w:r w:rsidRPr="002B3820">
        <w:rPr>
          <w:lang w:val="pt-BR"/>
          <w:rPrChange w:id="582" w:author="Imagem" w:date="2014-05-02T08:34:00Z">
            <w:rPr/>
          </w:rPrChange>
        </w:rPr>
        <w:t>?</w:t>
      </w:r>
    </w:p>
    <w:p w:rsidR="00685AA7" w:rsidRDefault="00685AA7">
      <w:pPr>
        <w:pStyle w:val="InfoBlue"/>
        <w:rPr>
          <w:ins w:id="583" w:author="Imagem" w:date="2014-05-02T08:52:00Z"/>
          <w:lang w:val="pt-BR"/>
        </w:rPr>
      </w:pPr>
      <w:proofErr w:type="spellStart"/>
      <w:proofErr w:type="gramStart"/>
      <w:r w:rsidRPr="002B3820">
        <w:rPr>
          <w:lang w:val="pt-BR"/>
          <w:rPrChange w:id="584" w:author="Imagem" w:date="2014-05-02T08:34:00Z">
            <w:rPr/>
          </w:rPrChange>
        </w:rPr>
        <w:t>This</w:t>
      </w:r>
      <w:proofErr w:type="spellEnd"/>
      <w:r w:rsidRPr="002B3820">
        <w:rPr>
          <w:lang w:val="pt-BR"/>
          <w:rPrChange w:id="585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86" w:author="Imagem" w:date="2014-05-02T08:34:00Z">
            <w:rPr/>
          </w:rPrChange>
        </w:rPr>
        <w:t>is</w:t>
      </w:r>
      <w:proofErr w:type="spellEnd"/>
      <w:r w:rsidRPr="002B3820">
        <w:rPr>
          <w:lang w:val="pt-BR"/>
          <w:rPrChange w:id="587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88" w:author="Imagem" w:date="2014-05-02T08:34:00Z">
            <w:rPr/>
          </w:rPrChange>
        </w:rPr>
        <w:t>where</w:t>
      </w:r>
      <w:proofErr w:type="spellEnd"/>
      <w:r w:rsidRPr="002B3820">
        <w:rPr>
          <w:lang w:val="pt-BR"/>
          <w:rPrChange w:id="58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90" w:author="Imagem" w:date="2014-05-02T08:34:00Z">
            <w:rPr/>
          </w:rPrChange>
        </w:rPr>
        <w:t>extracts</w:t>
      </w:r>
      <w:proofErr w:type="spellEnd"/>
      <w:r w:rsidRPr="002B3820">
        <w:rPr>
          <w:lang w:val="pt-BR"/>
          <w:rPrChange w:id="59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92" w:author="Imagem" w:date="2014-05-02T08:34:00Z">
            <w:rPr/>
          </w:rPrChange>
        </w:rPr>
        <w:t>from</w:t>
      </w:r>
      <w:proofErr w:type="spellEnd"/>
      <w:r w:rsidRPr="002B3820">
        <w:rPr>
          <w:lang w:val="pt-BR"/>
          <w:rPrChange w:id="593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94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595" w:author="Imagem" w:date="2014-05-02T08:34:00Z">
            <w:rPr/>
          </w:rPrChange>
        </w:rPr>
        <w:t xml:space="preserve"> Business </w:t>
      </w:r>
      <w:proofErr w:type="spellStart"/>
      <w:r w:rsidRPr="002B3820">
        <w:rPr>
          <w:lang w:val="pt-BR"/>
          <w:rPrChange w:id="596" w:author="Imagem" w:date="2014-05-02T08:34:00Z">
            <w:rPr/>
          </w:rPrChange>
        </w:rPr>
        <w:t>Model</w:t>
      </w:r>
      <w:proofErr w:type="spellEnd"/>
      <w:r w:rsidRPr="002B3820">
        <w:rPr>
          <w:lang w:val="pt-BR"/>
          <w:rPrChange w:id="597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598" w:author="Imagem" w:date="2014-05-02T08:34:00Z">
            <w:rPr/>
          </w:rPrChange>
        </w:rPr>
        <w:t>could</w:t>
      </w:r>
      <w:proofErr w:type="spellEnd"/>
      <w:r w:rsidRPr="002B3820">
        <w:rPr>
          <w:lang w:val="pt-BR"/>
          <w:rPrChange w:id="59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00" w:author="Imagem" w:date="2014-05-02T08:34:00Z">
            <w:rPr/>
          </w:rPrChange>
        </w:rPr>
        <w:t>be</w:t>
      </w:r>
      <w:proofErr w:type="spellEnd"/>
      <w:r w:rsidRPr="002B3820">
        <w:rPr>
          <w:lang w:val="pt-BR"/>
          <w:rPrChange w:id="60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02" w:author="Imagem" w:date="2014-05-02T08:34:00Z">
            <w:rPr/>
          </w:rPrChange>
        </w:rPr>
        <w:t>included</w:t>
      </w:r>
      <w:proofErr w:type="spellEnd"/>
      <w:r w:rsidRPr="002B3820">
        <w:rPr>
          <w:lang w:val="pt-BR"/>
          <w:rPrChange w:id="603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04" w:author="Imagem" w:date="2014-05-02T08:34:00Z">
            <w:rPr/>
          </w:rPrChange>
        </w:rPr>
        <w:t>to</w:t>
      </w:r>
      <w:proofErr w:type="spellEnd"/>
      <w:r w:rsidRPr="002B3820">
        <w:rPr>
          <w:lang w:val="pt-BR"/>
          <w:rPrChange w:id="605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06" w:author="Imagem" w:date="2014-05-02T08:34:00Z">
            <w:rPr/>
          </w:rPrChange>
        </w:rPr>
        <w:t>outline</w:t>
      </w:r>
      <w:proofErr w:type="spellEnd"/>
      <w:r w:rsidRPr="002B3820">
        <w:rPr>
          <w:lang w:val="pt-BR"/>
          <w:rPrChange w:id="607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08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60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10" w:author="Imagem" w:date="2014-05-02T08:34:00Z">
            <w:rPr/>
          </w:rPrChange>
        </w:rPr>
        <w:t>task</w:t>
      </w:r>
      <w:proofErr w:type="spellEnd"/>
      <w:r w:rsidRPr="002B3820">
        <w:rPr>
          <w:lang w:val="pt-BR"/>
          <w:rPrChange w:id="61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12" w:author="Imagem" w:date="2014-05-02T08:34:00Z">
            <w:rPr/>
          </w:rPrChange>
        </w:rPr>
        <w:t>and</w:t>
      </w:r>
      <w:proofErr w:type="spellEnd"/>
      <w:r w:rsidRPr="002B3820">
        <w:rPr>
          <w:lang w:val="pt-BR"/>
          <w:rPrChange w:id="613" w:author="Imagem" w:date="2014-05-02T08:34:00Z">
            <w:rPr/>
          </w:rPrChange>
        </w:rPr>
        <w:t xml:space="preserve"> roles </w:t>
      </w:r>
      <w:proofErr w:type="spellStart"/>
      <w:r w:rsidRPr="002B3820">
        <w:rPr>
          <w:lang w:val="pt-BR"/>
          <w:rPrChange w:id="614" w:author="Imagem" w:date="2014-05-02T08:34:00Z">
            <w:rPr/>
          </w:rPrChange>
        </w:rPr>
        <w:t>involved</w:t>
      </w:r>
      <w:proofErr w:type="spellEnd"/>
      <w:r w:rsidRPr="002B3820">
        <w:rPr>
          <w:lang w:val="pt-BR"/>
          <w:rPrChange w:id="615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616" w:author="Imagem" w:date="2014-05-02T08:34:00Z">
            <w:rPr/>
          </w:rPrChange>
        </w:rPr>
        <w:t>and</w:t>
      </w:r>
      <w:proofErr w:type="spellEnd"/>
      <w:r w:rsidRPr="002B3820">
        <w:rPr>
          <w:lang w:val="pt-BR"/>
          <w:rPrChange w:id="617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18" w:author="Imagem" w:date="2014-05-02T08:34:00Z">
            <w:rPr/>
          </w:rPrChange>
        </w:rPr>
        <w:t>so</w:t>
      </w:r>
      <w:proofErr w:type="spellEnd"/>
      <w:r w:rsidRPr="002B3820">
        <w:rPr>
          <w:lang w:val="pt-BR"/>
          <w:rPrChange w:id="61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20" w:author="Imagem" w:date="2014-05-02T08:34:00Z">
            <w:rPr/>
          </w:rPrChange>
        </w:rPr>
        <w:t>on</w:t>
      </w:r>
      <w:proofErr w:type="spellEnd"/>
      <w:r w:rsidRPr="002B3820">
        <w:rPr>
          <w:lang w:val="pt-BR"/>
          <w:rPrChange w:id="621" w:author="Imagem" w:date="2014-05-02T08:34:00Z">
            <w:rPr/>
          </w:rPrChange>
        </w:rPr>
        <w:t>.]</w:t>
      </w:r>
      <w:proofErr w:type="gramEnd"/>
    </w:p>
    <w:p w:rsidR="00B90FDC" w:rsidRPr="00B90FDC" w:rsidRDefault="00B90FDC" w:rsidP="00B90FDC">
      <w:pPr>
        <w:pStyle w:val="Corpodetexto"/>
        <w:rPr>
          <w:lang w:val="pt-BR"/>
          <w:rPrChange w:id="622" w:author="Imagem" w:date="2014-05-02T08:52:00Z">
            <w:rPr/>
          </w:rPrChange>
        </w:rPr>
        <w:pPrChange w:id="623" w:author="Imagem" w:date="2014-05-02T08:52:00Z">
          <w:pPr>
            <w:pStyle w:val="InfoBlue"/>
          </w:pPr>
        </w:pPrChange>
      </w:pPr>
      <w:ins w:id="624" w:author="Imagem" w:date="2014-05-02T08:52:00Z">
        <w:r>
          <w:rPr>
            <w:lang w:val="pt-BR"/>
          </w:rPr>
          <w:t xml:space="preserve">O usuário utiliza computadores móveis e também desktops, laptops e </w:t>
        </w:r>
        <w:proofErr w:type="spellStart"/>
        <w:r>
          <w:rPr>
            <w:lang w:val="pt-BR"/>
          </w:rPr>
          <w:t>tablets</w:t>
        </w:r>
        <w:proofErr w:type="spellEnd"/>
        <w:r>
          <w:rPr>
            <w:lang w:val="pt-BR"/>
          </w:rPr>
          <w:t>. Para capturar a foto, pode ser utilizado qualquer dispositivo que gere um arquivo de imagem, celular, c</w:t>
        </w:r>
      </w:ins>
      <w:ins w:id="625" w:author="Imagem" w:date="2014-05-02T08:53:00Z">
        <w:r>
          <w:rPr>
            <w:lang w:val="pt-BR"/>
          </w:rPr>
          <w:t>âmera fotográfica. Um usuário compartilha a imagem e diversos usuários consultar e comentam a imagem.</w:t>
        </w:r>
      </w:ins>
      <w:ins w:id="626" w:author="Imagem" w:date="2014-05-02T08:54:00Z">
        <w:r>
          <w:rPr>
            <w:lang w:val="pt-BR"/>
          </w:rPr>
          <w:t xml:space="preserve"> </w:t>
        </w:r>
      </w:ins>
      <w:ins w:id="627" w:author="Imagem" w:date="2014-05-02T09:00:00Z">
        <w:r w:rsidR="005B7FEF">
          <w:rPr>
            <w:lang w:val="pt-BR"/>
          </w:rPr>
          <w:t xml:space="preserve">O tipo de arquivo de imagem mais comum é o JPEG. </w:t>
        </w:r>
      </w:ins>
      <w:ins w:id="628" w:author="Imagem" w:date="2014-05-02T08:54:00Z">
        <w:r>
          <w:rPr>
            <w:lang w:val="pt-BR"/>
          </w:rPr>
          <w:t>Apenas integrantes da rede social do usuário podem consultar e comentar as imagens.</w:t>
        </w:r>
      </w:ins>
      <w:ins w:id="629" w:author="Imagem" w:date="2014-05-02T08:55:00Z">
        <w:r>
          <w:rPr>
            <w:lang w:val="pt-BR"/>
          </w:rPr>
          <w:t xml:space="preserve"> A captura, comentário e consulta demoram apenas alguns minutos. A maior parte dos usuários utilizar</w:t>
        </w:r>
      </w:ins>
      <w:ins w:id="630" w:author="Imagem" w:date="2014-05-02T08:56:00Z">
        <w:r>
          <w:rPr>
            <w:lang w:val="pt-BR"/>
          </w:rPr>
          <w:t>á um aplicativo móvel, na maior parte do tempo.</w:t>
        </w:r>
      </w:ins>
      <w:ins w:id="631" w:author="Imagem" w:date="2014-05-02T08:57:00Z">
        <w:r>
          <w:rPr>
            <w:lang w:val="pt-BR"/>
          </w:rPr>
          <w:t xml:space="preserve"> O usuário típico usa o </w:t>
        </w:r>
        <w:proofErr w:type="spellStart"/>
        <w:r>
          <w:rPr>
            <w:lang w:val="pt-BR"/>
          </w:rPr>
          <w:t>Android</w:t>
        </w:r>
        <w:proofErr w:type="spellEnd"/>
        <w:r>
          <w:rPr>
            <w:lang w:val="pt-BR"/>
          </w:rPr>
          <w:t>.</w:t>
        </w:r>
      </w:ins>
      <w:ins w:id="632" w:author="Imagem" w:date="2014-05-02T08:58:00Z">
        <w:r>
          <w:rPr>
            <w:lang w:val="pt-BR"/>
          </w:rPr>
          <w:t xml:space="preserve"> É provável que usuário mantenha sua rede social no aplicativo </w:t>
        </w:r>
        <w:proofErr w:type="spellStart"/>
        <w:r>
          <w:rPr>
            <w:lang w:val="pt-BR"/>
          </w:rPr>
          <w:t>Facebook</w:t>
        </w:r>
        <w:proofErr w:type="spellEnd"/>
        <w:r>
          <w:rPr>
            <w:lang w:val="pt-BR"/>
          </w:rPr>
          <w:t xml:space="preserve">.  É necessário integrar com os aplicativos de captura e edição de imagem do </w:t>
        </w:r>
        <w:proofErr w:type="spellStart"/>
        <w:r>
          <w:rPr>
            <w:lang w:val="pt-BR"/>
          </w:rPr>
          <w:t>Android</w:t>
        </w:r>
        <w:proofErr w:type="spellEnd"/>
        <w:r>
          <w:rPr>
            <w:lang w:val="pt-BR"/>
          </w:rPr>
          <w:t>.</w:t>
        </w:r>
      </w:ins>
    </w:p>
    <w:p w:rsidR="00685AA7" w:rsidRPr="002B3820" w:rsidRDefault="00685AA7">
      <w:pPr>
        <w:pStyle w:val="Ttulo1"/>
        <w:rPr>
          <w:lang w:val="pt-BR"/>
          <w:rPrChange w:id="633" w:author="Imagem" w:date="2014-05-02T08:34:00Z">
            <w:rPr/>
          </w:rPrChange>
        </w:rPr>
      </w:pPr>
      <w:bookmarkStart w:id="634" w:name="_Toc436203387"/>
      <w:bookmarkStart w:id="635" w:name="_Toc452813590"/>
      <w:bookmarkStart w:id="636" w:name="_Toc512930915"/>
      <w:bookmarkStart w:id="637" w:name="_Toc20715760"/>
      <w:bookmarkEnd w:id="306"/>
      <w:proofErr w:type="spellStart"/>
      <w:r w:rsidRPr="002B3820">
        <w:rPr>
          <w:lang w:val="pt-BR"/>
          <w:rPrChange w:id="638" w:author="Imagem" w:date="2014-05-02T08:34:00Z">
            <w:rPr/>
          </w:rPrChange>
        </w:rPr>
        <w:t>Product</w:t>
      </w:r>
      <w:proofErr w:type="spellEnd"/>
      <w:r w:rsidRPr="002B3820">
        <w:rPr>
          <w:lang w:val="pt-BR"/>
          <w:rPrChange w:id="639" w:author="Imagem" w:date="2014-05-02T08:34:00Z">
            <w:rPr/>
          </w:rPrChange>
        </w:rPr>
        <w:t xml:space="preserve"> Overview</w:t>
      </w:r>
      <w:bookmarkEnd w:id="634"/>
      <w:bookmarkEnd w:id="635"/>
      <w:bookmarkEnd w:id="636"/>
      <w:bookmarkEnd w:id="637"/>
    </w:p>
    <w:p w:rsidR="00685AA7" w:rsidRPr="002B3820" w:rsidRDefault="00685AA7">
      <w:pPr>
        <w:pStyle w:val="Ttulo2"/>
        <w:rPr>
          <w:lang w:val="pt-BR"/>
          <w:rPrChange w:id="640" w:author="Imagem" w:date="2014-05-02T08:34:00Z">
            <w:rPr/>
          </w:rPrChange>
        </w:rPr>
      </w:pPr>
      <w:bookmarkStart w:id="641" w:name="_Toc452813588"/>
      <w:bookmarkStart w:id="642" w:name="_Toc512930913"/>
      <w:bookmarkStart w:id="643" w:name="_Toc20715763"/>
      <w:proofErr w:type="spellStart"/>
      <w:r w:rsidRPr="002B3820">
        <w:rPr>
          <w:lang w:val="pt-BR"/>
          <w:rPrChange w:id="644" w:author="Imagem" w:date="2014-05-02T08:34:00Z">
            <w:rPr/>
          </w:rPrChange>
        </w:rPr>
        <w:t>Needs</w:t>
      </w:r>
      <w:bookmarkEnd w:id="641"/>
      <w:bookmarkEnd w:id="642"/>
      <w:proofErr w:type="spellEnd"/>
      <w:r w:rsidRPr="002B3820">
        <w:rPr>
          <w:lang w:val="pt-BR"/>
          <w:rPrChange w:id="645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46" w:author="Imagem" w:date="2014-05-02T08:34:00Z">
            <w:rPr/>
          </w:rPrChange>
        </w:rPr>
        <w:t>and</w:t>
      </w:r>
      <w:proofErr w:type="spellEnd"/>
      <w:r w:rsidRPr="002B3820">
        <w:rPr>
          <w:lang w:val="pt-BR"/>
          <w:rPrChange w:id="647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48" w:author="Imagem" w:date="2014-05-02T08:34:00Z">
            <w:rPr/>
          </w:rPrChange>
        </w:rPr>
        <w:t>Features</w:t>
      </w:r>
      <w:bookmarkEnd w:id="643"/>
      <w:proofErr w:type="spellEnd"/>
    </w:p>
    <w:p w:rsidR="00685AA7" w:rsidRPr="002B3820" w:rsidRDefault="00685AA7">
      <w:pPr>
        <w:pStyle w:val="InfoBlue"/>
        <w:rPr>
          <w:lang w:val="pt-BR"/>
          <w:rPrChange w:id="649" w:author="Imagem" w:date="2014-05-02T08:34:00Z">
            <w:rPr/>
          </w:rPrChange>
        </w:rPr>
      </w:pPr>
      <w:r w:rsidRPr="002B3820">
        <w:rPr>
          <w:lang w:val="pt-BR"/>
          <w:rPrChange w:id="650" w:author="Imagem" w:date="2014-05-02T08:34:00Z">
            <w:rPr/>
          </w:rPrChange>
        </w:rPr>
        <w:t>[</w:t>
      </w:r>
      <w:proofErr w:type="spellStart"/>
      <w:r w:rsidRPr="002B3820">
        <w:rPr>
          <w:lang w:val="pt-BR"/>
          <w:rPrChange w:id="651" w:author="Imagem" w:date="2014-05-02T08:34:00Z">
            <w:rPr/>
          </w:rPrChange>
        </w:rPr>
        <w:t>Avoid</w:t>
      </w:r>
      <w:proofErr w:type="spellEnd"/>
      <w:r w:rsidRPr="002B3820">
        <w:rPr>
          <w:lang w:val="pt-BR"/>
          <w:rPrChange w:id="652" w:author="Imagem" w:date="2014-05-02T08:34:00Z">
            <w:rPr/>
          </w:rPrChange>
        </w:rPr>
        <w:t xml:space="preserve"> design. </w:t>
      </w:r>
      <w:proofErr w:type="spellStart"/>
      <w:r w:rsidRPr="002B3820">
        <w:rPr>
          <w:lang w:val="pt-BR"/>
          <w:rPrChange w:id="653" w:author="Imagem" w:date="2014-05-02T08:34:00Z">
            <w:rPr/>
          </w:rPrChange>
        </w:rPr>
        <w:t>Keep</w:t>
      </w:r>
      <w:proofErr w:type="spellEnd"/>
      <w:r w:rsidRPr="002B3820">
        <w:rPr>
          <w:lang w:val="pt-BR"/>
          <w:rPrChange w:id="65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55" w:author="Imagem" w:date="2014-05-02T08:34:00Z">
            <w:rPr/>
          </w:rPrChange>
        </w:rPr>
        <w:t>feature</w:t>
      </w:r>
      <w:proofErr w:type="spellEnd"/>
      <w:r w:rsidRPr="002B3820">
        <w:rPr>
          <w:lang w:val="pt-BR"/>
          <w:rPrChange w:id="65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57" w:author="Imagem" w:date="2014-05-02T08:34:00Z">
            <w:rPr/>
          </w:rPrChange>
        </w:rPr>
        <w:t>descriptions</w:t>
      </w:r>
      <w:proofErr w:type="spellEnd"/>
      <w:r w:rsidRPr="002B3820">
        <w:rPr>
          <w:lang w:val="pt-BR"/>
          <w:rPrChange w:id="65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59" w:author="Imagem" w:date="2014-05-02T08:34:00Z">
            <w:rPr/>
          </w:rPrChange>
        </w:rPr>
        <w:t>at</w:t>
      </w:r>
      <w:proofErr w:type="spellEnd"/>
      <w:r w:rsidRPr="002B3820">
        <w:rPr>
          <w:lang w:val="pt-BR"/>
          <w:rPrChange w:id="660" w:author="Imagem" w:date="2014-05-02T08:34:00Z">
            <w:rPr/>
          </w:rPrChange>
        </w:rPr>
        <w:t xml:space="preserve"> a general </w:t>
      </w:r>
      <w:proofErr w:type="spellStart"/>
      <w:r w:rsidRPr="002B3820">
        <w:rPr>
          <w:lang w:val="pt-BR"/>
          <w:rPrChange w:id="661" w:author="Imagem" w:date="2014-05-02T08:34:00Z">
            <w:rPr/>
          </w:rPrChange>
        </w:rPr>
        <w:t>level</w:t>
      </w:r>
      <w:proofErr w:type="spellEnd"/>
      <w:r w:rsidRPr="002B3820">
        <w:rPr>
          <w:lang w:val="pt-BR"/>
          <w:rPrChange w:id="662" w:author="Imagem" w:date="2014-05-02T08:34:00Z">
            <w:rPr/>
          </w:rPrChange>
        </w:rPr>
        <w:t xml:space="preserve">. Focus </w:t>
      </w:r>
      <w:proofErr w:type="spellStart"/>
      <w:r w:rsidRPr="002B3820">
        <w:rPr>
          <w:lang w:val="pt-BR"/>
          <w:rPrChange w:id="663" w:author="Imagem" w:date="2014-05-02T08:34:00Z">
            <w:rPr/>
          </w:rPrChange>
        </w:rPr>
        <w:t>on</w:t>
      </w:r>
      <w:proofErr w:type="spellEnd"/>
      <w:r w:rsidRPr="002B3820">
        <w:rPr>
          <w:lang w:val="pt-BR"/>
          <w:rPrChange w:id="66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65" w:author="Imagem" w:date="2014-05-02T08:34:00Z">
            <w:rPr/>
          </w:rPrChange>
        </w:rPr>
        <w:t>capabilities</w:t>
      </w:r>
      <w:proofErr w:type="spellEnd"/>
      <w:r w:rsidRPr="002B3820">
        <w:rPr>
          <w:lang w:val="pt-BR"/>
          <w:rPrChange w:id="66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67" w:author="Imagem" w:date="2014-05-02T08:34:00Z">
            <w:rPr/>
          </w:rPrChange>
        </w:rPr>
        <w:t>needed</w:t>
      </w:r>
      <w:proofErr w:type="spellEnd"/>
      <w:r w:rsidRPr="002B3820">
        <w:rPr>
          <w:lang w:val="pt-BR"/>
          <w:rPrChange w:id="66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69" w:author="Imagem" w:date="2014-05-02T08:34:00Z">
            <w:rPr/>
          </w:rPrChange>
        </w:rPr>
        <w:t>and</w:t>
      </w:r>
      <w:proofErr w:type="spellEnd"/>
      <w:r w:rsidRPr="002B3820">
        <w:rPr>
          <w:lang w:val="pt-BR"/>
          <w:rPrChange w:id="67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71" w:author="Imagem" w:date="2014-05-02T08:34:00Z">
            <w:rPr/>
          </w:rPrChange>
        </w:rPr>
        <w:t>why</w:t>
      </w:r>
      <w:proofErr w:type="spellEnd"/>
      <w:r w:rsidRPr="002B3820">
        <w:rPr>
          <w:lang w:val="pt-BR"/>
          <w:rPrChange w:id="672" w:author="Imagem" w:date="2014-05-02T08:34:00Z">
            <w:rPr/>
          </w:rPrChange>
        </w:rPr>
        <w:t xml:space="preserve"> (</w:t>
      </w:r>
      <w:proofErr w:type="spellStart"/>
      <w:r w:rsidRPr="002B3820">
        <w:rPr>
          <w:lang w:val="pt-BR"/>
          <w:rPrChange w:id="673" w:author="Imagem" w:date="2014-05-02T08:34:00Z">
            <w:rPr/>
          </w:rPrChange>
        </w:rPr>
        <w:t>not</w:t>
      </w:r>
      <w:proofErr w:type="spellEnd"/>
      <w:r w:rsidRPr="002B3820">
        <w:rPr>
          <w:lang w:val="pt-BR"/>
          <w:rPrChange w:id="67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75" w:author="Imagem" w:date="2014-05-02T08:34:00Z">
            <w:rPr/>
          </w:rPrChange>
        </w:rPr>
        <w:t>how</w:t>
      </w:r>
      <w:proofErr w:type="spellEnd"/>
      <w:proofErr w:type="gramStart"/>
      <w:r w:rsidRPr="002B3820">
        <w:rPr>
          <w:lang w:val="pt-BR"/>
          <w:rPrChange w:id="676" w:author="Imagem" w:date="2014-05-02T08:34:00Z">
            <w:rPr/>
          </w:rPrChange>
        </w:rPr>
        <w:t>)</w:t>
      </w:r>
      <w:proofErr w:type="gramEnd"/>
      <w:r w:rsidRPr="002B3820">
        <w:rPr>
          <w:lang w:val="pt-BR"/>
          <w:rPrChange w:id="677" w:author="Imagem" w:date="2014-05-02T08:34:00Z">
            <w:rPr/>
          </w:rPrChange>
        </w:rPr>
        <w:tab/>
        <w:t xml:space="preserve"> </w:t>
      </w:r>
      <w:proofErr w:type="spellStart"/>
      <w:r w:rsidRPr="002B3820">
        <w:rPr>
          <w:lang w:val="pt-BR"/>
          <w:rPrChange w:id="678" w:author="Imagem" w:date="2014-05-02T08:34:00Z">
            <w:rPr/>
          </w:rPrChange>
        </w:rPr>
        <w:t>they</w:t>
      </w:r>
      <w:proofErr w:type="spellEnd"/>
      <w:r w:rsidRPr="002B3820">
        <w:rPr>
          <w:lang w:val="pt-BR"/>
          <w:rPrChange w:id="67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80" w:author="Imagem" w:date="2014-05-02T08:34:00Z">
            <w:rPr/>
          </w:rPrChange>
        </w:rPr>
        <w:t>should</w:t>
      </w:r>
      <w:proofErr w:type="spellEnd"/>
      <w:r w:rsidRPr="002B3820">
        <w:rPr>
          <w:lang w:val="pt-BR"/>
          <w:rPrChange w:id="68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82" w:author="Imagem" w:date="2014-05-02T08:34:00Z">
            <w:rPr/>
          </w:rPrChange>
        </w:rPr>
        <w:t>be</w:t>
      </w:r>
      <w:proofErr w:type="spellEnd"/>
      <w:r w:rsidRPr="002B3820">
        <w:rPr>
          <w:lang w:val="pt-BR"/>
          <w:rPrChange w:id="683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684" w:author="Imagem" w:date="2014-05-02T08:34:00Z">
            <w:rPr/>
          </w:rPrChange>
        </w:rPr>
        <w:t>implemented</w:t>
      </w:r>
      <w:proofErr w:type="spellEnd"/>
      <w:r w:rsidRPr="002B3820">
        <w:rPr>
          <w:lang w:val="pt-BR"/>
          <w:rPrChange w:id="685" w:author="Imagem" w:date="2014-05-02T08:34:00Z">
            <w:rPr/>
          </w:rPrChange>
        </w:rPr>
        <w:t>.</w:t>
      </w:r>
      <w:r w:rsidR="0052614A" w:rsidRPr="002B3820">
        <w:rPr>
          <w:lang w:val="pt-BR"/>
          <w:rPrChange w:id="686" w:author="Imagem" w:date="2014-05-02T08:34:00Z">
            <w:rPr/>
          </w:rPrChange>
        </w:rPr>
        <w:t xml:space="preserve"> Capture </w:t>
      </w:r>
      <w:proofErr w:type="spellStart"/>
      <w:r w:rsidR="0052614A" w:rsidRPr="002B3820">
        <w:rPr>
          <w:lang w:val="pt-BR"/>
          <w:rPrChange w:id="687" w:author="Imagem" w:date="2014-05-02T08:34:00Z">
            <w:rPr/>
          </w:rPrChange>
        </w:rPr>
        <w:t>the</w:t>
      </w:r>
      <w:proofErr w:type="spellEnd"/>
      <w:r w:rsidR="0052614A" w:rsidRPr="002B3820">
        <w:rPr>
          <w:lang w:val="pt-BR"/>
          <w:rPrChange w:id="688" w:author="Imagem" w:date="2014-05-02T08:34:00Z">
            <w:rPr/>
          </w:rPrChange>
        </w:rPr>
        <w:t xml:space="preserve"> </w:t>
      </w:r>
      <w:proofErr w:type="spellStart"/>
      <w:r w:rsidR="0052614A" w:rsidRPr="002B3820">
        <w:rPr>
          <w:lang w:val="pt-BR"/>
          <w:rPrChange w:id="689" w:author="Imagem" w:date="2014-05-02T08:34:00Z">
            <w:rPr/>
          </w:rPrChange>
        </w:rPr>
        <w:t>stakeholder</w:t>
      </w:r>
      <w:proofErr w:type="spellEnd"/>
      <w:r w:rsidR="0052614A" w:rsidRPr="002B3820">
        <w:rPr>
          <w:lang w:val="pt-BR"/>
          <w:rPrChange w:id="690" w:author="Imagem" w:date="2014-05-02T08:34:00Z">
            <w:rPr/>
          </w:rPrChange>
        </w:rPr>
        <w:t xml:space="preserve"> </w:t>
      </w:r>
      <w:proofErr w:type="spellStart"/>
      <w:r w:rsidR="0052614A" w:rsidRPr="002B3820">
        <w:rPr>
          <w:lang w:val="pt-BR"/>
          <w:rPrChange w:id="691" w:author="Imagem" w:date="2014-05-02T08:34:00Z">
            <w:rPr/>
          </w:rPrChange>
        </w:rPr>
        <w:t>priority</w:t>
      </w:r>
      <w:proofErr w:type="spellEnd"/>
      <w:r w:rsidR="0052614A" w:rsidRPr="002B3820">
        <w:rPr>
          <w:lang w:val="pt-BR"/>
          <w:rPrChange w:id="692" w:author="Imagem" w:date="2014-05-02T08:34:00Z">
            <w:rPr/>
          </w:rPrChange>
        </w:rPr>
        <w:t xml:space="preserve"> </w:t>
      </w:r>
      <w:proofErr w:type="spellStart"/>
      <w:r w:rsidR="0052614A" w:rsidRPr="002B3820">
        <w:rPr>
          <w:lang w:val="pt-BR"/>
          <w:rPrChange w:id="693" w:author="Imagem" w:date="2014-05-02T08:34:00Z">
            <w:rPr/>
          </w:rPrChange>
        </w:rPr>
        <w:t>and</w:t>
      </w:r>
      <w:proofErr w:type="spellEnd"/>
      <w:r w:rsidR="0052614A" w:rsidRPr="002B3820">
        <w:rPr>
          <w:lang w:val="pt-BR"/>
          <w:rPrChange w:id="694" w:author="Imagem" w:date="2014-05-02T08:34:00Z">
            <w:rPr/>
          </w:rPrChange>
        </w:rPr>
        <w:t xml:space="preserve"> </w:t>
      </w:r>
      <w:proofErr w:type="spellStart"/>
      <w:r w:rsidR="0052614A" w:rsidRPr="002B3820">
        <w:rPr>
          <w:lang w:val="pt-BR"/>
          <w:rPrChange w:id="695" w:author="Imagem" w:date="2014-05-02T08:34:00Z">
            <w:rPr/>
          </w:rPrChange>
        </w:rPr>
        <w:t>planned</w:t>
      </w:r>
      <w:proofErr w:type="spellEnd"/>
      <w:r w:rsidR="0052614A" w:rsidRPr="002B3820">
        <w:rPr>
          <w:lang w:val="pt-BR"/>
          <w:rPrChange w:id="696" w:author="Imagem" w:date="2014-05-02T08:34:00Z">
            <w:rPr/>
          </w:rPrChange>
        </w:rPr>
        <w:t xml:space="preserve"> release for </w:t>
      </w:r>
      <w:proofErr w:type="spellStart"/>
      <w:r w:rsidR="0052614A" w:rsidRPr="002B3820">
        <w:rPr>
          <w:lang w:val="pt-BR"/>
          <w:rPrChange w:id="697" w:author="Imagem" w:date="2014-05-02T08:34:00Z">
            <w:rPr/>
          </w:rPrChange>
        </w:rPr>
        <w:t>each</w:t>
      </w:r>
      <w:proofErr w:type="spellEnd"/>
      <w:r w:rsidR="0052614A" w:rsidRPr="002B3820">
        <w:rPr>
          <w:lang w:val="pt-BR"/>
          <w:rPrChange w:id="698" w:author="Imagem" w:date="2014-05-02T08:34:00Z">
            <w:rPr/>
          </w:rPrChange>
        </w:rPr>
        <w:t xml:space="preserve"> </w:t>
      </w:r>
      <w:proofErr w:type="spellStart"/>
      <w:r w:rsidR="0052614A" w:rsidRPr="002B3820">
        <w:rPr>
          <w:lang w:val="pt-BR"/>
          <w:rPrChange w:id="699" w:author="Imagem" w:date="2014-05-02T08:34:00Z">
            <w:rPr/>
          </w:rPrChange>
        </w:rPr>
        <w:t>feature</w:t>
      </w:r>
      <w:proofErr w:type="spellEnd"/>
      <w:r w:rsidR="0052614A" w:rsidRPr="002B3820">
        <w:rPr>
          <w:lang w:val="pt-BR"/>
          <w:rPrChange w:id="700" w:author="Imagem" w:date="2014-05-02T08:34:00Z">
            <w:rPr/>
          </w:rPrChange>
        </w:rPr>
        <w:t>.</w:t>
      </w:r>
      <w:r w:rsidRPr="002B3820">
        <w:rPr>
          <w:lang w:val="pt-BR"/>
          <w:rPrChange w:id="701" w:author="Imagem" w:date="2014-05-02T08:34:00Z">
            <w:rPr/>
          </w:rPrChange>
        </w:rPr>
        <w:t>]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085"/>
        <w:gridCol w:w="992"/>
        <w:gridCol w:w="1611"/>
        <w:gridCol w:w="2430"/>
      </w:tblGrid>
      <w:tr w:rsidR="00685AA7" w:rsidRPr="002B3820">
        <w:tc>
          <w:tcPr>
            <w:tcW w:w="3085" w:type="dxa"/>
          </w:tcPr>
          <w:p w:rsidR="00685AA7" w:rsidRPr="002B3820" w:rsidRDefault="00685AA7">
            <w:pPr>
              <w:pStyle w:val="Corpodetexto"/>
              <w:ind w:left="0"/>
              <w:rPr>
                <w:b/>
                <w:bCs/>
                <w:lang w:val="pt-BR"/>
                <w:rPrChange w:id="702" w:author="Imagem" w:date="2014-05-02T08:34:00Z">
                  <w:rPr>
                    <w:b/>
                    <w:bCs/>
                  </w:rPr>
                </w:rPrChange>
              </w:rPr>
            </w:pPr>
            <w:proofErr w:type="spellStart"/>
            <w:r w:rsidRPr="002B3820">
              <w:rPr>
                <w:b/>
                <w:bCs/>
                <w:lang w:val="pt-BR"/>
                <w:rPrChange w:id="703" w:author="Imagem" w:date="2014-05-02T08:34:00Z">
                  <w:rPr>
                    <w:b/>
                    <w:bCs/>
                  </w:rPr>
                </w:rPrChange>
              </w:rPr>
              <w:t>Need</w:t>
            </w:r>
            <w:proofErr w:type="spellEnd"/>
          </w:p>
        </w:tc>
        <w:tc>
          <w:tcPr>
            <w:tcW w:w="992" w:type="dxa"/>
          </w:tcPr>
          <w:p w:rsidR="00685AA7" w:rsidRPr="002B3820" w:rsidRDefault="00685AA7">
            <w:pPr>
              <w:pStyle w:val="Corpodetexto"/>
              <w:ind w:left="0"/>
              <w:rPr>
                <w:b/>
                <w:bCs/>
                <w:lang w:val="pt-BR"/>
                <w:rPrChange w:id="704" w:author="Imagem" w:date="2014-05-02T08:34:00Z">
                  <w:rPr>
                    <w:b/>
                    <w:bCs/>
                  </w:rPr>
                </w:rPrChange>
              </w:rPr>
            </w:pPr>
            <w:proofErr w:type="spellStart"/>
            <w:r w:rsidRPr="002B3820">
              <w:rPr>
                <w:b/>
                <w:bCs/>
                <w:lang w:val="pt-BR"/>
                <w:rPrChange w:id="705" w:author="Imagem" w:date="2014-05-02T08:34:00Z">
                  <w:rPr>
                    <w:b/>
                    <w:bCs/>
                  </w:rPr>
                </w:rPrChange>
              </w:rPr>
              <w:t>Priority</w:t>
            </w:r>
            <w:proofErr w:type="spellEnd"/>
          </w:p>
        </w:tc>
        <w:tc>
          <w:tcPr>
            <w:tcW w:w="1611" w:type="dxa"/>
          </w:tcPr>
          <w:p w:rsidR="00685AA7" w:rsidRPr="002B3820" w:rsidRDefault="00685AA7">
            <w:pPr>
              <w:pStyle w:val="Corpodetexto"/>
              <w:ind w:left="0"/>
              <w:rPr>
                <w:b/>
                <w:bCs/>
                <w:lang w:val="pt-BR"/>
                <w:rPrChange w:id="706" w:author="Imagem" w:date="2014-05-02T08:34:00Z">
                  <w:rPr>
                    <w:b/>
                    <w:bCs/>
                  </w:rPr>
                </w:rPrChange>
              </w:rPr>
            </w:pPr>
            <w:proofErr w:type="spellStart"/>
            <w:r w:rsidRPr="002B3820">
              <w:rPr>
                <w:b/>
                <w:bCs/>
                <w:lang w:val="pt-BR"/>
                <w:rPrChange w:id="707" w:author="Imagem" w:date="2014-05-02T08:34:00Z">
                  <w:rPr>
                    <w:b/>
                    <w:bCs/>
                  </w:rPr>
                </w:rPrChange>
              </w:rPr>
              <w:t>Features</w:t>
            </w:r>
            <w:proofErr w:type="spellEnd"/>
          </w:p>
        </w:tc>
        <w:tc>
          <w:tcPr>
            <w:tcW w:w="2430" w:type="dxa"/>
          </w:tcPr>
          <w:p w:rsidR="00685AA7" w:rsidRPr="002B3820" w:rsidRDefault="00685AA7">
            <w:pPr>
              <w:pStyle w:val="Corpodetexto"/>
              <w:ind w:left="0"/>
              <w:rPr>
                <w:b/>
                <w:bCs/>
                <w:lang w:val="pt-BR"/>
                <w:rPrChange w:id="708" w:author="Imagem" w:date="2014-05-02T08:34:00Z">
                  <w:rPr>
                    <w:b/>
                    <w:bCs/>
                  </w:rPr>
                </w:rPrChange>
              </w:rPr>
            </w:pPr>
            <w:proofErr w:type="spellStart"/>
            <w:r w:rsidRPr="002B3820">
              <w:rPr>
                <w:b/>
                <w:bCs/>
                <w:lang w:val="pt-BR"/>
                <w:rPrChange w:id="709" w:author="Imagem" w:date="2014-05-02T08:34:00Z">
                  <w:rPr>
                    <w:b/>
                    <w:bCs/>
                  </w:rPr>
                </w:rPrChange>
              </w:rPr>
              <w:t>Planned</w:t>
            </w:r>
            <w:proofErr w:type="spellEnd"/>
            <w:r w:rsidRPr="002B3820">
              <w:rPr>
                <w:b/>
                <w:bCs/>
                <w:lang w:val="pt-BR"/>
                <w:rPrChange w:id="710" w:author="Imagem" w:date="2014-05-02T08:34:00Z">
                  <w:rPr>
                    <w:b/>
                    <w:bCs/>
                  </w:rPr>
                </w:rPrChange>
              </w:rPr>
              <w:t xml:space="preserve"> Release</w:t>
            </w:r>
          </w:p>
        </w:tc>
      </w:tr>
      <w:tr w:rsidR="00685AA7" w:rsidRPr="002B3820">
        <w:tc>
          <w:tcPr>
            <w:tcW w:w="3085" w:type="dxa"/>
          </w:tcPr>
          <w:p w:rsidR="00685AA7" w:rsidRPr="002B3820" w:rsidRDefault="00D73FE8">
            <w:pPr>
              <w:pStyle w:val="Corpodetexto"/>
              <w:ind w:left="0"/>
              <w:rPr>
                <w:lang w:val="pt-BR"/>
                <w:rPrChange w:id="711" w:author="Imagem" w:date="2014-05-02T08:34:00Z">
                  <w:rPr/>
                </w:rPrChange>
              </w:rPr>
            </w:pPr>
            <w:r w:rsidRPr="002B3820">
              <w:rPr>
                <w:lang w:val="pt-BR"/>
                <w:rPrChange w:id="712" w:author="Imagem" w:date="2014-05-02T08:34:00Z">
                  <w:rPr/>
                </w:rPrChange>
              </w:rPr>
              <w:t>Comunicação</w:t>
            </w:r>
          </w:p>
        </w:tc>
        <w:tc>
          <w:tcPr>
            <w:tcW w:w="992" w:type="dxa"/>
          </w:tcPr>
          <w:p w:rsidR="00685AA7" w:rsidRPr="002B3820" w:rsidRDefault="00441038">
            <w:pPr>
              <w:pStyle w:val="Corpodetexto"/>
              <w:ind w:left="0"/>
              <w:rPr>
                <w:lang w:val="pt-BR"/>
                <w:rPrChange w:id="713" w:author="Imagem" w:date="2014-05-02T08:34:00Z">
                  <w:rPr/>
                </w:rPrChange>
              </w:rPr>
            </w:pPr>
            <w:del w:id="714" w:author="Imagem" w:date="2014-05-02T09:04:00Z">
              <w:r w:rsidRPr="002B3820" w:rsidDel="00DE2122">
                <w:rPr>
                  <w:lang w:val="pt-BR"/>
                  <w:rPrChange w:id="715" w:author="Imagem" w:date="2014-05-02T08:34:00Z">
                    <w:rPr/>
                  </w:rPrChange>
                </w:rPr>
                <w:delText>1</w:delText>
              </w:r>
            </w:del>
            <w:ins w:id="716" w:author="Imagem" w:date="2014-05-02T09:04:00Z">
              <w:r w:rsidR="00DE2122">
                <w:rPr>
                  <w:lang w:val="pt-BR"/>
                </w:rPr>
                <w:t>Média</w:t>
              </w:r>
            </w:ins>
          </w:p>
        </w:tc>
        <w:tc>
          <w:tcPr>
            <w:tcW w:w="1611" w:type="dxa"/>
          </w:tcPr>
          <w:p w:rsidR="00685AA7" w:rsidRPr="002B3820" w:rsidRDefault="00D73FE8">
            <w:pPr>
              <w:pStyle w:val="Corpodetexto"/>
              <w:ind w:left="0"/>
              <w:rPr>
                <w:lang w:val="pt-BR"/>
                <w:rPrChange w:id="717" w:author="Imagem" w:date="2014-05-02T08:34:00Z">
                  <w:rPr/>
                </w:rPrChange>
              </w:rPr>
            </w:pPr>
            <w:r w:rsidRPr="002B3820">
              <w:rPr>
                <w:lang w:val="pt-BR"/>
                <w:rPrChange w:id="718" w:author="Imagem" w:date="2014-05-02T08:34:00Z">
                  <w:rPr/>
                </w:rPrChange>
              </w:rPr>
              <w:t>Troca de mensagens inst</w:t>
            </w:r>
            <w:ins w:id="719" w:author="Imagem" w:date="2014-05-02T09:02:00Z">
              <w:r w:rsidR="00DE2122">
                <w:rPr>
                  <w:lang w:val="pt-BR"/>
                </w:rPr>
                <w:t>ant</w:t>
              </w:r>
            </w:ins>
            <w:r w:rsidRPr="002B3820">
              <w:rPr>
                <w:lang w:val="pt-BR"/>
                <w:rPrChange w:id="720" w:author="Imagem" w:date="2014-05-02T08:34:00Z">
                  <w:rPr/>
                </w:rPrChange>
              </w:rPr>
              <w:t>âneas</w:t>
            </w:r>
          </w:p>
        </w:tc>
        <w:tc>
          <w:tcPr>
            <w:tcW w:w="2430" w:type="dxa"/>
          </w:tcPr>
          <w:p w:rsidR="00685AA7" w:rsidRPr="002B3820" w:rsidRDefault="00DE2122">
            <w:pPr>
              <w:pStyle w:val="Corpodetexto"/>
              <w:ind w:left="0"/>
              <w:rPr>
                <w:lang w:val="pt-BR"/>
                <w:rPrChange w:id="721" w:author="Imagem" w:date="2014-05-02T08:34:00Z">
                  <w:rPr/>
                </w:rPrChange>
              </w:rPr>
            </w:pPr>
            <w:ins w:id="722" w:author="Imagem" w:date="2014-05-02T09:08:00Z">
              <w:r>
                <w:rPr>
                  <w:lang w:val="pt-BR"/>
                </w:rPr>
                <w:t>0.</w:t>
              </w:r>
            </w:ins>
            <w:ins w:id="723" w:author="Imagem" w:date="2014-05-02T09:07:00Z">
              <w:r>
                <w:rPr>
                  <w:lang w:val="pt-BR"/>
                </w:rPr>
                <w:t>4.0</w:t>
              </w:r>
            </w:ins>
          </w:p>
          <w:p w:rsidR="00D73FE8" w:rsidRPr="002B3820" w:rsidRDefault="00D73FE8">
            <w:pPr>
              <w:pStyle w:val="Corpodetexto"/>
              <w:ind w:left="0"/>
              <w:rPr>
                <w:lang w:val="pt-BR"/>
                <w:rPrChange w:id="724" w:author="Imagem" w:date="2014-05-02T08:34:00Z">
                  <w:rPr/>
                </w:rPrChange>
              </w:rPr>
            </w:pPr>
          </w:p>
        </w:tc>
      </w:tr>
      <w:tr w:rsidR="00441038" w:rsidRPr="002B3820">
        <w:tc>
          <w:tcPr>
            <w:tcW w:w="3085" w:type="dxa"/>
          </w:tcPr>
          <w:p w:rsidR="00441038" w:rsidRPr="002B3820" w:rsidRDefault="00DE2122">
            <w:pPr>
              <w:pStyle w:val="Corpodetexto"/>
              <w:ind w:left="0"/>
              <w:rPr>
                <w:lang w:val="pt-BR"/>
                <w:rPrChange w:id="725" w:author="Imagem" w:date="2014-05-02T08:34:00Z">
                  <w:rPr/>
                </w:rPrChange>
              </w:rPr>
            </w:pPr>
            <w:ins w:id="726" w:author="Imagem" w:date="2014-05-02T09:03:00Z">
              <w:r>
                <w:rPr>
                  <w:lang w:val="pt-BR"/>
                </w:rPr>
                <w:t>Compartilhar imagem</w:t>
              </w:r>
            </w:ins>
          </w:p>
        </w:tc>
        <w:tc>
          <w:tcPr>
            <w:tcW w:w="992" w:type="dxa"/>
          </w:tcPr>
          <w:p w:rsidR="00441038" w:rsidRPr="002B3820" w:rsidRDefault="00DE2122">
            <w:pPr>
              <w:pStyle w:val="Corpodetexto"/>
              <w:ind w:left="0"/>
              <w:rPr>
                <w:lang w:val="pt-BR"/>
                <w:rPrChange w:id="727" w:author="Imagem" w:date="2014-05-02T08:34:00Z">
                  <w:rPr/>
                </w:rPrChange>
              </w:rPr>
            </w:pPr>
            <w:ins w:id="728" w:author="Imagem" w:date="2014-05-02T09:04:00Z">
              <w:r>
                <w:rPr>
                  <w:lang w:val="pt-BR"/>
                </w:rPr>
                <w:t>Média</w:t>
              </w:r>
            </w:ins>
          </w:p>
        </w:tc>
        <w:tc>
          <w:tcPr>
            <w:tcW w:w="1611" w:type="dxa"/>
          </w:tcPr>
          <w:p w:rsidR="00441038" w:rsidRPr="002B3820" w:rsidRDefault="00441038">
            <w:pPr>
              <w:pStyle w:val="Corpodetexto"/>
              <w:ind w:left="0"/>
              <w:rPr>
                <w:lang w:val="pt-BR"/>
                <w:rPrChange w:id="729" w:author="Imagem" w:date="2014-05-02T08:34:00Z">
                  <w:rPr/>
                </w:rPrChange>
              </w:rPr>
            </w:pPr>
          </w:p>
        </w:tc>
        <w:tc>
          <w:tcPr>
            <w:tcW w:w="2430" w:type="dxa"/>
          </w:tcPr>
          <w:p w:rsidR="00441038" w:rsidRPr="002B3820" w:rsidRDefault="00DE2122">
            <w:pPr>
              <w:pStyle w:val="Corpodetexto"/>
              <w:ind w:left="0"/>
              <w:rPr>
                <w:lang w:val="pt-BR"/>
                <w:rPrChange w:id="730" w:author="Imagem" w:date="2014-05-02T08:34:00Z">
                  <w:rPr/>
                </w:rPrChange>
              </w:rPr>
            </w:pPr>
            <w:ins w:id="731" w:author="Imagem" w:date="2014-05-02T09:08:00Z">
              <w:r>
                <w:rPr>
                  <w:lang w:val="pt-BR"/>
                </w:rPr>
                <w:t>0.</w:t>
              </w:r>
            </w:ins>
            <w:ins w:id="732" w:author="Imagem" w:date="2014-05-02T09:07:00Z">
              <w:r>
                <w:rPr>
                  <w:lang w:val="pt-BR"/>
                </w:rPr>
                <w:t>3.0</w:t>
              </w:r>
            </w:ins>
          </w:p>
        </w:tc>
      </w:tr>
      <w:tr w:rsidR="00441038" w:rsidRPr="002B3820">
        <w:tc>
          <w:tcPr>
            <w:tcW w:w="3085" w:type="dxa"/>
          </w:tcPr>
          <w:p w:rsidR="00441038" w:rsidRPr="002B3820" w:rsidRDefault="00DE2122">
            <w:pPr>
              <w:pStyle w:val="Corpodetexto"/>
              <w:ind w:left="0"/>
              <w:rPr>
                <w:lang w:val="pt-BR"/>
                <w:rPrChange w:id="733" w:author="Imagem" w:date="2014-05-02T08:34:00Z">
                  <w:rPr/>
                </w:rPrChange>
              </w:rPr>
            </w:pPr>
            <w:ins w:id="734" w:author="Imagem" w:date="2014-05-02T09:03:00Z">
              <w:r>
                <w:rPr>
                  <w:lang w:val="pt-BR"/>
                </w:rPr>
                <w:lastRenderedPageBreak/>
                <w:t>Comentar imagem</w:t>
              </w:r>
            </w:ins>
          </w:p>
        </w:tc>
        <w:tc>
          <w:tcPr>
            <w:tcW w:w="992" w:type="dxa"/>
          </w:tcPr>
          <w:p w:rsidR="00441038" w:rsidRPr="002B3820" w:rsidRDefault="00DE2122">
            <w:pPr>
              <w:pStyle w:val="Corpodetexto"/>
              <w:ind w:left="0"/>
              <w:rPr>
                <w:lang w:val="pt-BR"/>
                <w:rPrChange w:id="735" w:author="Imagem" w:date="2014-05-02T08:34:00Z">
                  <w:rPr/>
                </w:rPrChange>
              </w:rPr>
            </w:pPr>
            <w:ins w:id="736" w:author="Imagem" w:date="2014-05-02T09:04:00Z">
              <w:r>
                <w:rPr>
                  <w:lang w:val="pt-BR"/>
                </w:rPr>
                <w:t>Alta</w:t>
              </w:r>
            </w:ins>
          </w:p>
        </w:tc>
        <w:tc>
          <w:tcPr>
            <w:tcW w:w="1611" w:type="dxa"/>
          </w:tcPr>
          <w:p w:rsidR="00441038" w:rsidRPr="002B3820" w:rsidRDefault="00DE2122">
            <w:pPr>
              <w:pStyle w:val="Corpodetexto"/>
              <w:ind w:left="0"/>
              <w:rPr>
                <w:lang w:val="pt-BR"/>
                <w:rPrChange w:id="737" w:author="Imagem" w:date="2014-05-02T08:34:00Z">
                  <w:rPr/>
                </w:rPrChange>
              </w:rPr>
            </w:pPr>
            <w:ins w:id="738" w:author="Imagem" w:date="2014-05-02T09:06:00Z">
              <w:r>
                <w:rPr>
                  <w:lang w:val="pt-BR"/>
                </w:rPr>
                <w:t>Consultar imagem e associar texto com imagem</w:t>
              </w:r>
            </w:ins>
          </w:p>
        </w:tc>
        <w:tc>
          <w:tcPr>
            <w:tcW w:w="2430" w:type="dxa"/>
          </w:tcPr>
          <w:p w:rsidR="00441038" w:rsidRPr="002B3820" w:rsidRDefault="00DE2122">
            <w:pPr>
              <w:pStyle w:val="Corpodetexto"/>
              <w:ind w:left="0"/>
              <w:rPr>
                <w:lang w:val="pt-BR"/>
                <w:rPrChange w:id="739" w:author="Imagem" w:date="2014-05-02T08:34:00Z">
                  <w:rPr/>
                </w:rPrChange>
              </w:rPr>
            </w:pPr>
            <w:ins w:id="740" w:author="Imagem" w:date="2014-05-02T09:07:00Z">
              <w:r>
                <w:rPr>
                  <w:lang w:val="pt-BR"/>
                </w:rPr>
                <w:t>0.1.0</w:t>
              </w:r>
            </w:ins>
          </w:p>
        </w:tc>
      </w:tr>
      <w:tr w:rsidR="00441038" w:rsidRPr="002B3820">
        <w:tc>
          <w:tcPr>
            <w:tcW w:w="3085" w:type="dxa"/>
          </w:tcPr>
          <w:p w:rsidR="00441038" w:rsidRPr="002B3820" w:rsidRDefault="00DE2122">
            <w:pPr>
              <w:pStyle w:val="Corpodetexto"/>
              <w:ind w:left="0"/>
              <w:rPr>
                <w:lang w:val="pt-BR"/>
                <w:rPrChange w:id="741" w:author="Imagem" w:date="2014-05-02T08:34:00Z">
                  <w:rPr/>
                </w:rPrChange>
              </w:rPr>
            </w:pPr>
            <w:ins w:id="742" w:author="Imagem" w:date="2014-05-02T09:03:00Z">
              <w:r>
                <w:rPr>
                  <w:lang w:val="pt-BR"/>
                </w:rPr>
                <w:t>Integrar com rede social</w:t>
              </w:r>
            </w:ins>
          </w:p>
        </w:tc>
        <w:tc>
          <w:tcPr>
            <w:tcW w:w="992" w:type="dxa"/>
          </w:tcPr>
          <w:p w:rsidR="00441038" w:rsidRPr="002B3820" w:rsidRDefault="00DE2122">
            <w:pPr>
              <w:pStyle w:val="Corpodetexto"/>
              <w:ind w:left="0"/>
              <w:rPr>
                <w:lang w:val="pt-BR"/>
                <w:rPrChange w:id="743" w:author="Imagem" w:date="2014-05-02T08:34:00Z">
                  <w:rPr/>
                </w:rPrChange>
              </w:rPr>
            </w:pPr>
            <w:ins w:id="744" w:author="Imagem" w:date="2014-05-02T09:04:00Z">
              <w:r>
                <w:rPr>
                  <w:lang w:val="pt-BR"/>
                </w:rPr>
                <w:t>Alta</w:t>
              </w:r>
            </w:ins>
          </w:p>
        </w:tc>
        <w:tc>
          <w:tcPr>
            <w:tcW w:w="1611" w:type="dxa"/>
          </w:tcPr>
          <w:p w:rsidR="00441038" w:rsidRPr="002B3820" w:rsidRDefault="00441038">
            <w:pPr>
              <w:pStyle w:val="Corpodetexto"/>
              <w:ind w:left="0"/>
              <w:rPr>
                <w:lang w:val="pt-BR"/>
                <w:rPrChange w:id="745" w:author="Imagem" w:date="2014-05-02T08:34:00Z">
                  <w:rPr/>
                </w:rPrChange>
              </w:rPr>
            </w:pPr>
          </w:p>
        </w:tc>
        <w:tc>
          <w:tcPr>
            <w:tcW w:w="2430" w:type="dxa"/>
          </w:tcPr>
          <w:p w:rsidR="00441038" w:rsidRPr="002B3820" w:rsidRDefault="00DE2122">
            <w:pPr>
              <w:pStyle w:val="Corpodetexto"/>
              <w:ind w:left="0"/>
              <w:rPr>
                <w:lang w:val="pt-BR"/>
                <w:rPrChange w:id="746" w:author="Imagem" w:date="2014-05-02T08:34:00Z">
                  <w:rPr/>
                </w:rPrChange>
              </w:rPr>
            </w:pPr>
            <w:ins w:id="747" w:author="Imagem" w:date="2014-05-02T09:08:00Z">
              <w:r>
                <w:rPr>
                  <w:lang w:val="pt-BR"/>
                </w:rPr>
                <w:t>0.</w:t>
              </w:r>
            </w:ins>
            <w:ins w:id="748" w:author="Imagem" w:date="2014-05-02T09:07:00Z">
              <w:r>
                <w:rPr>
                  <w:lang w:val="pt-BR"/>
                </w:rPr>
                <w:t>2.0</w:t>
              </w:r>
            </w:ins>
          </w:p>
        </w:tc>
      </w:tr>
      <w:tr w:rsidR="00441038" w:rsidRPr="002B3820">
        <w:tc>
          <w:tcPr>
            <w:tcW w:w="3085" w:type="dxa"/>
          </w:tcPr>
          <w:p w:rsidR="00441038" w:rsidRPr="002B3820" w:rsidRDefault="00441038">
            <w:pPr>
              <w:pStyle w:val="Corpodetexto"/>
              <w:ind w:left="0"/>
              <w:rPr>
                <w:lang w:val="pt-BR"/>
                <w:rPrChange w:id="749" w:author="Imagem" w:date="2014-05-02T08:34:00Z">
                  <w:rPr/>
                </w:rPrChange>
              </w:rPr>
            </w:pPr>
          </w:p>
        </w:tc>
        <w:tc>
          <w:tcPr>
            <w:tcW w:w="992" w:type="dxa"/>
          </w:tcPr>
          <w:p w:rsidR="00441038" w:rsidRPr="002B3820" w:rsidRDefault="00441038">
            <w:pPr>
              <w:pStyle w:val="Corpodetexto"/>
              <w:ind w:left="0"/>
              <w:rPr>
                <w:lang w:val="pt-BR"/>
                <w:rPrChange w:id="750" w:author="Imagem" w:date="2014-05-02T08:34:00Z">
                  <w:rPr/>
                </w:rPrChange>
              </w:rPr>
            </w:pPr>
          </w:p>
        </w:tc>
        <w:tc>
          <w:tcPr>
            <w:tcW w:w="1611" w:type="dxa"/>
          </w:tcPr>
          <w:p w:rsidR="00441038" w:rsidRPr="002B3820" w:rsidRDefault="00441038">
            <w:pPr>
              <w:pStyle w:val="Corpodetexto"/>
              <w:ind w:left="0"/>
              <w:rPr>
                <w:lang w:val="pt-BR"/>
                <w:rPrChange w:id="751" w:author="Imagem" w:date="2014-05-02T08:34:00Z">
                  <w:rPr/>
                </w:rPrChange>
              </w:rPr>
            </w:pPr>
          </w:p>
        </w:tc>
        <w:tc>
          <w:tcPr>
            <w:tcW w:w="2430" w:type="dxa"/>
          </w:tcPr>
          <w:p w:rsidR="00441038" w:rsidRPr="002B3820" w:rsidRDefault="00441038">
            <w:pPr>
              <w:pStyle w:val="Corpodetexto"/>
              <w:ind w:left="0"/>
              <w:rPr>
                <w:lang w:val="pt-BR"/>
                <w:rPrChange w:id="752" w:author="Imagem" w:date="2014-05-02T08:34:00Z">
                  <w:rPr/>
                </w:rPrChange>
              </w:rPr>
            </w:pPr>
          </w:p>
        </w:tc>
      </w:tr>
    </w:tbl>
    <w:p w:rsidR="00685AA7" w:rsidRPr="002B3820" w:rsidRDefault="00685AA7">
      <w:pPr>
        <w:pStyle w:val="Corpodetexto"/>
        <w:rPr>
          <w:lang w:val="pt-BR"/>
          <w:rPrChange w:id="753" w:author="Imagem" w:date="2014-05-02T08:34:00Z">
            <w:rPr/>
          </w:rPrChange>
        </w:rPr>
      </w:pPr>
    </w:p>
    <w:p w:rsidR="00685AA7" w:rsidRPr="002B3820" w:rsidRDefault="00685AA7">
      <w:pPr>
        <w:pStyle w:val="Ttulo1"/>
        <w:rPr>
          <w:lang w:val="pt-BR"/>
          <w:rPrChange w:id="754" w:author="Imagem" w:date="2014-05-02T08:34:00Z">
            <w:rPr/>
          </w:rPrChange>
        </w:rPr>
      </w:pPr>
      <w:bookmarkStart w:id="755" w:name="_Toc436203408"/>
      <w:bookmarkStart w:id="756" w:name="_Toc452813602"/>
      <w:bookmarkStart w:id="757" w:name="_Toc512930919"/>
      <w:bookmarkStart w:id="758" w:name="_Toc20715765"/>
      <w:proofErr w:type="spellStart"/>
      <w:r w:rsidRPr="002B3820">
        <w:rPr>
          <w:lang w:val="pt-BR"/>
          <w:rPrChange w:id="759" w:author="Imagem" w:date="2014-05-02T08:34:00Z">
            <w:rPr/>
          </w:rPrChange>
        </w:rPr>
        <w:t>Other</w:t>
      </w:r>
      <w:proofErr w:type="spellEnd"/>
      <w:r w:rsidRPr="002B3820">
        <w:rPr>
          <w:lang w:val="pt-BR"/>
          <w:rPrChange w:id="76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61" w:author="Imagem" w:date="2014-05-02T08:34:00Z">
            <w:rPr/>
          </w:rPrChange>
        </w:rPr>
        <w:t>Product</w:t>
      </w:r>
      <w:proofErr w:type="spellEnd"/>
      <w:r w:rsidRPr="002B3820">
        <w:rPr>
          <w:lang w:val="pt-BR"/>
          <w:rPrChange w:id="76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63" w:author="Imagem" w:date="2014-05-02T08:34:00Z">
            <w:rPr/>
          </w:rPrChange>
        </w:rPr>
        <w:t>Requirements</w:t>
      </w:r>
      <w:bookmarkEnd w:id="755"/>
      <w:bookmarkEnd w:id="756"/>
      <w:bookmarkEnd w:id="757"/>
      <w:bookmarkEnd w:id="758"/>
      <w:proofErr w:type="spellEnd"/>
    </w:p>
    <w:p w:rsidR="00685AA7" w:rsidRPr="002B3820" w:rsidRDefault="00685AA7">
      <w:pPr>
        <w:pStyle w:val="InfoBlue"/>
        <w:rPr>
          <w:lang w:val="pt-BR"/>
          <w:rPrChange w:id="764" w:author="Imagem" w:date="2014-05-02T08:34:00Z">
            <w:rPr/>
          </w:rPrChange>
        </w:rPr>
      </w:pPr>
      <w:r w:rsidRPr="002B3820">
        <w:rPr>
          <w:lang w:val="pt-BR"/>
          <w:rPrChange w:id="765" w:author="Imagem" w:date="2014-05-02T08:34:00Z">
            <w:rPr/>
          </w:rPrChange>
        </w:rPr>
        <w:t xml:space="preserve">[At a high </w:t>
      </w:r>
      <w:proofErr w:type="spellStart"/>
      <w:r w:rsidRPr="002B3820">
        <w:rPr>
          <w:lang w:val="pt-BR"/>
          <w:rPrChange w:id="766" w:author="Imagem" w:date="2014-05-02T08:34:00Z">
            <w:rPr/>
          </w:rPrChange>
        </w:rPr>
        <w:t>level</w:t>
      </w:r>
      <w:proofErr w:type="spellEnd"/>
      <w:r w:rsidRPr="002B3820">
        <w:rPr>
          <w:lang w:val="pt-BR"/>
          <w:rPrChange w:id="767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768" w:author="Imagem" w:date="2014-05-02T08:34:00Z">
            <w:rPr/>
          </w:rPrChange>
        </w:rPr>
        <w:t>list</w:t>
      </w:r>
      <w:proofErr w:type="spellEnd"/>
      <w:r w:rsidRPr="002B3820">
        <w:rPr>
          <w:lang w:val="pt-BR"/>
          <w:rPrChange w:id="76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70" w:author="Imagem" w:date="2014-05-02T08:34:00Z">
            <w:rPr/>
          </w:rPrChange>
        </w:rPr>
        <w:t>applicable</w:t>
      </w:r>
      <w:proofErr w:type="spellEnd"/>
      <w:r w:rsidRPr="002B3820">
        <w:rPr>
          <w:lang w:val="pt-BR"/>
          <w:rPrChange w:id="771" w:author="Imagem" w:date="2014-05-02T08:34:00Z">
            <w:rPr/>
          </w:rPrChange>
        </w:rPr>
        <w:t xml:space="preserve"> </w:t>
      </w:r>
      <w:proofErr w:type="gramStart"/>
      <w:r w:rsidRPr="002B3820">
        <w:rPr>
          <w:lang w:val="pt-BR"/>
          <w:rPrChange w:id="772" w:author="Imagem" w:date="2014-05-02T08:34:00Z">
            <w:rPr/>
          </w:rPrChange>
        </w:rPr>
        <w:t>standards</w:t>
      </w:r>
      <w:proofErr w:type="gramEnd"/>
      <w:r w:rsidRPr="002B3820">
        <w:rPr>
          <w:lang w:val="pt-BR"/>
          <w:rPrChange w:id="773" w:author="Imagem" w:date="2014-05-02T08:34:00Z">
            <w:rPr/>
          </w:rPrChange>
        </w:rPr>
        <w:t xml:space="preserve">, hardware, </w:t>
      </w:r>
      <w:proofErr w:type="spellStart"/>
      <w:r w:rsidRPr="002B3820">
        <w:rPr>
          <w:lang w:val="pt-BR"/>
          <w:rPrChange w:id="774" w:author="Imagem" w:date="2014-05-02T08:34:00Z">
            <w:rPr/>
          </w:rPrChange>
        </w:rPr>
        <w:t>or</w:t>
      </w:r>
      <w:proofErr w:type="spellEnd"/>
      <w:r w:rsidRPr="002B3820">
        <w:rPr>
          <w:lang w:val="pt-BR"/>
          <w:rPrChange w:id="775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76" w:author="Imagem" w:date="2014-05-02T08:34:00Z">
            <w:rPr/>
          </w:rPrChange>
        </w:rPr>
        <w:t>platform</w:t>
      </w:r>
      <w:proofErr w:type="spellEnd"/>
      <w:r w:rsidRPr="002B3820">
        <w:rPr>
          <w:lang w:val="pt-BR"/>
          <w:rPrChange w:id="777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78" w:author="Imagem" w:date="2014-05-02T08:34:00Z">
            <w:rPr/>
          </w:rPrChange>
        </w:rPr>
        <w:t>requirements</w:t>
      </w:r>
      <w:proofErr w:type="spellEnd"/>
      <w:r w:rsidRPr="002B3820">
        <w:rPr>
          <w:lang w:val="pt-BR"/>
          <w:rPrChange w:id="779" w:author="Imagem" w:date="2014-05-02T08:34:00Z">
            <w:rPr/>
          </w:rPrChange>
        </w:rPr>
        <w:t xml:space="preserve">; performance </w:t>
      </w:r>
      <w:proofErr w:type="spellStart"/>
      <w:r w:rsidRPr="002B3820">
        <w:rPr>
          <w:lang w:val="pt-BR"/>
          <w:rPrChange w:id="780" w:author="Imagem" w:date="2014-05-02T08:34:00Z">
            <w:rPr/>
          </w:rPrChange>
        </w:rPr>
        <w:t>requirements</w:t>
      </w:r>
      <w:proofErr w:type="spellEnd"/>
      <w:r w:rsidRPr="002B3820">
        <w:rPr>
          <w:lang w:val="pt-BR"/>
          <w:rPrChange w:id="781" w:author="Imagem" w:date="2014-05-02T08:34:00Z">
            <w:rPr/>
          </w:rPrChange>
        </w:rPr>
        <w:t xml:space="preserve">; </w:t>
      </w:r>
      <w:proofErr w:type="spellStart"/>
      <w:r w:rsidRPr="002B3820">
        <w:rPr>
          <w:lang w:val="pt-BR"/>
          <w:rPrChange w:id="782" w:author="Imagem" w:date="2014-05-02T08:34:00Z">
            <w:rPr/>
          </w:rPrChange>
        </w:rPr>
        <w:t>and</w:t>
      </w:r>
      <w:proofErr w:type="spellEnd"/>
      <w:r w:rsidRPr="002B3820">
        <w:rPr>
          <w:lang w:val="pt-BR"/>
          <w:rPrChange w:id="783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84" w:author="Imagem" w:date="2014-05-02T08:34:00Z">
            <w:rPr/>
          </w:rPrChange>
        </w:rPr>
        <w:t>environmental</w:t>
      </w:r>
      <w:proofErr w:type="spellEnd"/>
      <w:r w:rsidRPr="002B3820">
        <w:rPr>
          <w:lang w:val="pt-BR"/>
          <w:rPrChange w:id="785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86" w:author="Imagem" w:date="2014-05-02T08:34:00Z">
            <w:rPr/>
          </w:rPrChange>
        </w:rPr>
        <w:t>requirements</w:t>
      </w:r>
      <w:proofErr w:type="spellEnd"/>
      <w:r w:rsidRPr="002B3820">
        <w:rPr>
          <w:lang w:val="pt-BR"/>
          <w:rPrChange w:id="787" w:author="Imagem" w:date="2014-05-02T08:34:00Z">
            <w:rPr/>
          </w:rPrChange>
        </w:rPr>
        <w:t>.</w:t>
      </w:r>
    </w:p>
    <w:p w:rsidR="00685AA7" w:rsidRPr="002B3820" w:rsidRDefault="00685AA7">
      <w:pPr>
        <w:pStyle w:val="InfoBlue"/>
        <w:rPr>
          <w:lang w:val="pt-BR"/>
          <w:rPrChange w:id="788" w:author="Imagem" w:date="2014-05-02T08:34:00Z">
            <w:rPr/>
          </w:rPrChange>
        </w:rPr>
      </w:pPr>
      <w:r w:rsidRPr="002B3820">
        <w:rPr>
          <w:lang w:val="pt-BR"/>
          <w:rPrChange w:id="789" w:author="Imagem" w:date="2014-05-02T08:34:00Z">
            <w:rPr/>
          </w:rPrChange>
        </w:rPr>
        <w:t xml:space="preserve">Define </w:t>
      </w:r>
      <w:proofErr w:type="spellStart"/>
      <w:r w:rsidRPr="002B3820">
        <w:rPr>
          <w:lang w:val="pt-BR"/>
          <w:rPrChange w:id="790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79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792" w:author="Imagem" w:date="2014-05-02T08:34:00Z">
            <w:rPr/>
          </w:rPrChange>
        </w:rPr>
        <w:t>quality</w:t>
      </w:r>
      <w:proofErr w:type="spellEnd"/>
      <w:r w:rsidRPr="002B3820">
        <w:rPr>
          <w:lang w:val="pt-BR"/>
          <w:rPrChange w:id="793" w:author="Imagem" w:date="2014-05-02T08:34:00Z">
            <w:rPr/>
          </w:rPrChange>
        </w:rPr>
        <w:t xml:space="preserve"> ranges for </w:t>
      </w:r>
      <w:proofErr w:type="gramStart"/>
      <w:r w:rsidRPr="002B3820">
        <w:rPr>
          <w:lang w:val="pt-BR"/>
          <w:rPrChange w:id="794" w:author="Imagem" w:date="2014-05-02T08:34:00Z">
            <w:rPr/>
          </w:rPrChange>
        </w:rPr>
        <w:t>performance</w:t>
      </w:r>
      <w:proofErr w:type="gramEnd"/>
      <w:r w:rsidRPr="002B3820">
        <w:rPr>
          <w:lang w:val="pt-BR"/>
          <w:rPrChange w:id="795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796" w:author="Imagem" w:date="2014-05-02T08:34:00Z">
            <w:rPr/>
          </w:rPrChange>
        </w:rPr>
        <w:t>robustness</w:t>
      </w:r>
      <w:proofErr w:type="spellEnd"/>
      <w:r w:rsidRPr="002B3820">
        <w:rPr>
          <w:lang w:val="pt-BR"/>
          <w:rPrChange w:id="797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798" w:author="Imagem" w:date="2014-05-02T08:34:00Z">
            <w:rPr/>
          </w:rPrChange>
        </w:rPr>
        <w:t>fault</w:t>
      </w:r>
      <w:proofErr w:type="spellEnd"/>
      <w:r w:rsidRPr="002B3820">
        <w:rPr>
          <w:lang w:val="pt-BR"/>
          <w:rPrChange w:id="799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800" w:author="Imagem" w:date="2014-05-02T08:34:00Z">
            <w:rPr/>
          </w:rPrChange>
        </w:rPr>
        <w:t>tolerance</w:t>
      </w:r>
      <w:proofErr w:type="spellEnd"/>
      <w:r w:rsidRPr="002B3820">
        <w:rPr>
          <w:lang w:val="pt-BR"/>
          <w:rPrChange w:id="801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802" w:author="Imagem" w:date="2014-05-02T08:34:00Z">
            <w:rPr/>
          </w:rPrChange>
        </w:rPr>
        <w:t>usability</w:t>
      </w:r>
      <w:proofErr w:type="spellEnd"/>
      <w:r w:rsidRPr="002B3820">
        <w:rPr>
          <w:lang w:val="pt-BR"/>
          <w:rPrChange w:id="803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804" w:author="Imagem" w:date="2014-05-02T08:34:00Z">
            <w:rPr/>
          </w:rPrChange>
        </w:rPr>
        <w:t>and</w:t>
      </w:r>
      <w:proofErr w:type="spellEnd"/>
      <w:r w:rsidRPr="002B3820">
        <w:rPr>
          <w:lang w:val="pt-BR"/>
          <w:rPrChange w:id="805" w:author="Imagem" w:date="2014-05-02T08:34:00Z">
            <w:rPr/>
          </w:rPrChange>
        </w:rPr>
        <w:t xml:space="preserve"> similar </w:t>
      </w:r>
      <w:proofErr w:type="spellStart"/>
      <w:r w:rsidRPr="002B3820">
        <w:rPr>
          <w:lang w:val="pt-BR"/>
          <w:rPrChange w:id="806" w:author="Imagem" w:date="2014-05-02T08:34:00Z">
            <w:rPr/>
          </w:rPrChange>
        </w:rPr>
        <w:t>characteristics</w:t>
      </w:r>
      <w:proofErr w:type="spellEnd"/>
      <w:r w:rsidRPr="002B3820">
        <w:rPr>
          <w:lang w:val="pt-BR"/>
          <w:rPrChange w:id="807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808" w:author="Imagem" w:date="2014-05-02T08:34:00Z">
            <w:rPr/>
          </w:rPrChange>
        </w:rPr>
        <w:t>that</w:t>
      </w:r>
      <w:proofErr w:type="spellEnd"/>
      <w:r w:rsidRPr="002B3820">
        <w:rPr>
          <w:lang w:val="pt-BR"/>
          <w:rPrChange w:id="809" w:author="Imagem" w:date="2014-05-02T08:34:00Z">
            <w:rPr/>
          </w:rPrChange>
        </w:rPr>
        <w:t xml:space="preserve"> are </w:t>
      </w:r>
      <w:proofErr w:type="spellStart"/>
      <w:r w:rsidRPr="002B3820">
        <w:rPr>
          <w:lang w:val="pt-BR"/>
          <w:rPrChange w:id="810" w:author="Imagem" w:date="2014-05-02T08:34:00Z">
            <w:rPr/>
          </w:rPrChange>
        </w:rPr>
        <w:t>not</w:t>
      </w:r>
      <w:proofErr w:type="spellEnd"/>
      <w:r w:rsidRPr="002B3820">
        <w:rPr>
          <w:lang w:val="pt-BR"/>
          <w:rPrChange w:id="811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812" w:author="Imagem" w:date="2014-05-02T08:34:00Z">
            <w:rPr/>
          </w:rPrChange>
        </w:rPr>
        <w:t>captured</w:t>
      </w:r>
      <w:proofErr w:type="spellEnd"/>
      <w:r w:rsidRPr="002B3820">
        <w:rPr>
          <w:lang w:val="pt-BR"/>
          <w:rPrChange w:id="813" w:author="Imagem" w:date="2014-05-02T08:34:00Z">
            <w:rPr/>
          </w:rPrChange>
        </w:rPr>
        <w:t xml:space="preserve"> in </w:t>
      </w:r>
      <w:proofErr w:type="spellStart"/>
      <w:r w:rsidRPr="002B3820">
        <w:rPr>
          <w:lang w:val="pt-BR"/>
          <w:rPrChange w:id="814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815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816" w:author="Imagem" w:date="2014-05-02T08:34:00Z">
            <w:rPr/>
          </w:rPrChange>
        </w:rPr>
        <w:t>Feature</w:t>
      </w:r>
      <w:proofErr w:type="spellEnd"/>
      <w:r w:rsidRPr="002B3820">
        <w:rPr>
          <w:lang w:val="pt-BR"/>
          <w:rPrChange w:id="817" w:author="Imagem" w:date="2014-05-02T08:34:00Z">
            <w:rPr/>
          </w:rPrChange>
        </w:rPr>
        <w:t xml:space="preserve"> Set.</w:t>
      </w:r>
    </w:p>
    <w:p w:rsidR="00685AA7" w:rsidRPr="002B3820" w:rsidRDefault="00685AA7">
      <w:pPr>
        <w:pStyle w:val="InfoBlue"/>
        <w:rPr>
          <w:lang w:val="pt-BR"/>
          <w:rPrChange w:id="818" w:author="Imagem" w:date="2014-05-02T08:34:00Z">
            <w:rPr/>
          </w:rPrChange>
        </w:rPr>
      </w:pPr>
      <w:bookmarkStart w:id="819" w:name="_Toc436203413"/>
      <w:bookmarkStart w:id="820" w:name="_Toc452813607"/>
      <w:r w:rsidRPr="002B3820">
        <w:rPr>
          <w:lang w:val="pt-BR"/>
          <w:rPrChange w:id="821" w:author="Imagem" w:date="2014-05-02T08:34:00Z">
            <w:rPr/>
          </w:rPrChange>
        </w:rPr>
        <w:t xml:space="preserve">Note </w:t>
      </w:r>
      <w:proofErr w:type="spellStart"/>
      <w:r w:rsidRPr="002B3820">
        <w:rPr>
          <w:lang w:val="pt-BR"/>
          <w:rPrChange w:id="822" w:author="Imagem" w:date="2014-05-02T08:34:00Z">
            <w:rPr/>
          </w:rPrChange>
        </w:rPr>
        <w:t>any</w:t>
      </w:r>
      <w:proofErr w:type="spellEnd"/>
      <w:r w:rsidRPr="002B3820">
        <w:rPr>
          <w:lang w:val="pt-BR"/>
          <w:rPrChange w:id="823" w:author="Imagem" w:date="2014-05-02T08:34:00Z">
            <w:rPr/>
          </w:rPrChange>
        </w:rPr>
        <w:t xml:space="preserve"> design </w:t>
      </w:r>
      <w:proofErr w:type="spellStart"/>
      <w:r w:rsidRPr="002B3820">
        <w:rPr>
          <w:lang w:val="pt-BR"/>
          <w:rPrChange w:id="824" w:author="Imagem" w:date="2014-05-02T08:34:00Z">
            <w:rPr/>
          </w:rPrChange>
        </w:rPr>
        <w:t>constraints</w:t>
      </w:r>
      <w:proofErr w:type="spellEnd"/>
      <w:r w:rsidRPr="002B3820">
        <w:rPr>
          <w:lang w:val="pt-BR"/>
          <w:rPrChange w:id="825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826" w:author="Imagem" w:date="2014-05-02T08:34:00Z">
            <w:rPr/>
          </w:rPrChange>
        </w:rPr>
        <w:t>external</w:t>
      </w:r>
      <w:proofErr w:type="spellEnd"/>
      <w:r w:rsidRPr="002B3820">
        <w:rPr>
          <w:lang w:val="pt-BR"/>
          <w:rPrChange w:id="827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828" w:author="Imagem" w:date="2014-05-02T08:34:00Z">
            <w:rPr/>
          </w:rPrChange>
        </w:rPr>
        <w:t>constraints</w:t>
      </w:r>
      <w:proofErr w:type="spellEnd"/>
      <w:r w:rsidRPr="002B3820">
        <w:rPr>
          <w:lang w:val="pt-BR"/>
          <w:rPrChange w:id="829" w:author="Imagem" w:date="2014-05-02T08:34:00Z">
            <w:rPr/>
          </w:rPrChange>
        </w:rPr>
        <w:t xml:space="preserve">, </w:t>
      </w:r>
      <w:proofErr w:type="spellStart"/>
      <w:r w:rsidR="00816C1B" w:rsidRPr="002B3820">
        <w:rPr>
          <w:lang w:val="pt-BR"/>
          <w:rPrChange w:id="830" w:author="Imagem" w:date="2014-05-02T08:34:00Z">
            <w:rPr/>
          </w:rPrChange>
        </w:rPr>
        <w:t>assumptions</w:t>
      </w:r>
      <w:proofErr w:type="spellEnd"/>
      <w:r w:rsidR="00816C1B" w:rsidRPr="002B3820">
        <w:rPr>
          <w:lang w:val="pt-BR"/>
          <w:rPrChange w:id="831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32" w:author="Imagem" w:date="2014-05-02T08:34:00Z">
            <w:rPr/>
          </w:rPrChange>
        </w:rPr>
        <w:t>or</w:t>
      </w:r>
      <w:proofErr w:type="spellEnd"/>
      <w:r w:rsidR="00816C1B" w:rsidRPr="002B3820">
        <w:rPr>
          <w:lang w:val="pt-BR"/>
          <w:rPrChange w:id="833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34" w:author="Imagem" w:date="2014-05-02T08:34:00Z">
            <w:rPr/>
          </w:rPrChange>
        </w:rPr>
        <w:t>other</w:t>
      </w:r>
      <w:proofErr w:type="spellEnd"/>
      <w:r w:rsidR="00816C1B" w:rsidRPr="002B3820">
        <w:rPr>
          <w:lang w:val="pt-BR"/>
          <w:rPrChange w:id="835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36" w:author="Imagem" w:date="2014-05-02T08:34:00Z">
            <w:rPr/>
          </w:rPrChange>
        </w:rPr>
        <w:t>dependencies</w:t>
      </w:r>
      <w:proofErr w:type="spellEnd"/>
      <w:r w:rsidR="00816C1B" w:rsidRPr="002B3820">
        <w:rPr>
          <w:lang w:val="pt-BR"/>
          <w:rPrChange w:id="837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38" w:author="Imagem" w:date="2014-05-02T08:34:00Z">
            <w:rPr/>
          </w:rPrChange>
        </w:rPr>
        <w:t>that</w:t>
      </w:r>
      <w:proofErr w:type="spellEnd"/>
      <w:r w:rsidR="00816C1B" w:rsidRPr="002B3820">
        <w:rPr>
          <w:lang w:val="pt-BR"/>
          <w:rPrChange w:id="839" w:author="Imagem" w:date="2014-05-02T08:34:00Z">
            <w:rPr/>
          </w:rPrChange>
        </w:rPr>
        <w:t xml:space="preserve">, </w:t>
      </w:r>
      <w:proofErr w:type="spellStart"/>
      <w:proofErr w:type="gramStart"/>
      <w:r w:rsidR="00816C1B" w:rsidRPr="002B3820">
        <w:rPr>
          <w:lang w:val="pt-BR"/>
          <w:rPrChange w:id="840" w:author="Imagem" w:date="2014-05-02T08:34:00Z">
            <w:rPr/>
          </w:rPrChange>
        </w:rPr>
        <w:t>if</w:t>
      </w:r>
      <w:proofErr w:type="spellEnd"/>
      <w:proofErr w:type="gramEnd"/>
      <w:r w:rsidR="00816C1B" w:rsidRPr="002B3820">
        <w:rPr>
          <w:lang w:val="pt-BR"/>
          <w:rPrChange w:id="841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42" w:author="Imagem" w:date="2014-05-02T08:34:00Z">
            <w:rPr/>
          </w:rPrChange>
        </w:rPr>
        <w:t>changed</w:t>
      </w:r>
      <w:proofErr w:type="spellEnd"/>
      <w:r w:rsidR="00816C1B" w:rsidRPr="002B3820">
        <w:rPr>
          <w:lang w:val="pt-BR"/>
          <w:rPrChange w:id="843" w:author="Imagem" w:date="2014-05-02T08:34:00Z">
            <w:rPr/>
          </w:rPrChange>
        </w:rPr>
        <w:t xml:space="preserve">, </w:t>
      </w:r>
      <w:proofErr w:type="spellStart"/>
      <w:r w:rsidR="00816C1B" w:rsidRPr="002B3820">
        <w:rPr>
          <w:lang w:val="pt-BR"/>
          <w:rPrChange w:id="844" w:author="Imagem" w:date="2014-05-02T08:34:00Z">
            <w:rPr/>
          </w:rPrChange>
        </w:rPr>
        <w:t>will</w:t>
      </w:r>
      <w:proofErr w:type="spellEnd"/>
      <w:r w:rsidR="00816C1B" w:rsidRPr="002B3820">
        <w:rPr>
          <w:lang w:val="pt-BR"/>
          <w:rPrChange w:id="845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46" w:author="Imagem" w:date="2014-05-02T08:34:00Z">
            <w:rPr/>
          </w:rPrChange>
        </w:rPr>
        <w:t>alter</w:t>
      </w:r>
      <w:proofErr w:type="spellEnd"/>
      <w:r w:rsidR="00816C1B" w:rsidRPr="002B3820">
        <w:rPr>
          <w:lang w:val="pt-BR"/>
          <w:rPrChange w:id="847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48" w:author="Imagem" w:date="2014-05-02T08:34:00Z">
            <w:rPr/>
          </w:rPrChange>
        </w:rPr>
        <w:t>the</w:t>
      </w:r>
      <w:proofErr w:type="spellEnd"/>
      <w:r w:rsidR="00816C1B" w:rsidRPr="002B3820">
        <w:rPr>
          <w:lang w:val="pt-BR"/>
          <w:rPrChange w:id="849" w:author="Imagem" w:date="2014-05-02T08:34:00Z">
            <w:rPr/>
          </w:rPrChange>
        </w:rPr>
        <w:t xml:space="preserve"> </w:t>
      </w:r>
      <w:r w:rsidR="00816C1B" w:rsidRPr="002B3820">
        <w:rPr>
          <w:b/>
          <w:bCs/>
          <w:lang w:val="pt-BR"/>
          <w:rPrChange w:id="850" w:author="Imagem" w:date="2014-05-02T08:34:00Z">
            <w:rPr>
              <w:b/>
              <w:bCs/>
            </w:rPr>
          </w:rPrChange>
        </w:rPr>
        <w:t xml:space="preserve">Vision </w:t>
      </w:r>
      <w:proofErr w:type="spellStart"/>
      <w:r w:rsidR="00816C1B" w:rsidRPr="002B3820">
        <w:rPr>
          <w:lang w:val="pt-BR"/>
          <w:rPrChange w:id="851" w:author="Imagem" w:date="2014-05-02T08:34:00Z">
            <w:rPr/>
          </w:rPrChange>
        </w:rPr>
        <w:t>document</w:t>
      </w:r>
      <w:proofErr w:type="spellEnd"/>
      <w:r w:rsidR="00816C1B" w:rsidRPr="002B3820">
        <w:rPr>
          <w:lang w:val="pt-BR"/>
          <w:rPrChange w:id="852" w:author="Imagem" w:date="2014-05-02T08:34:00Z">
            <w:rPr/>
          </w:rPrChange>
        </w:rPr>
        <w:t xml:space="preserve">. For </w:t>
      </w:r>
      <w:proofErr w:type="spellStart"/>
      <w:r w:rsidR="00816C1B" w:rsidRPr="002B3820">
        <w:rPr>
          <w:lang w:val="pt-BR"/>
          <w:rPrChange w:id="853" w:author="Imagem" w:date="2014-05-02T08:34:00Z">
            <w:rPr/>
          </w:rPrChange>
        </w:rPr>
        <w:t>example</w:t>
      </w:r>
      <w:proofErr w:type="spellEnd"/>
      <w:r w:rsidR="00816C1B" w:rsidRPr="002B3820">
        <w:rPr>
          <w:lang w:val="pt-BR"/>
          <w:rPrChange w:id="854" w:author="Imagem" w:date="2014-05-02T08:34:00Z">
            <w:rPr/>
          </w:rPrChange>
        </w:rPr>
        <w:t xml:space="preserve">, </w:t>
      </w:r>
      <w:proofErr w:type="spellStart"/>
      <w:r w:rsidR="00816C1B" w:rsidRPr="002B3820">
        <w:rPr>
          <w:lang w:val="pt-BR"/>
          <w:rPrChange w:id="855" w:author="Imagem" w:date="2014-05-02T08:34:00Z">
            <w:rPr/>
          </w:rPrChange>
        </w:rPr>
        <w:t>an</w:t>
      </w:r>
      <w:proofErr w:type="spellEnd"/>
      <w:r w:rsidR="00816C1B" w:rsidRPr="002B3820">
        <w:rPr>
          <w:lang w:val="pt-BR"/>
          <w:rPrChange w:id="856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57" w:author="Imagem" w:date="2014-05-02T08:34:00Z">
            <w:rPr/>
          </w:rPrChange>
        </w:rPr>
        <w:t>assumption</w:t>
      </w:r>
      <w:proofErr w:type="spellEnd"/>
      <w:r w:rsidR="00816C1B" w:rsidRPr="002B3820">
        <w:rPr>
          <w:lang w:val="pt-BR"/>
          <w:rPrChange w:id="858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59" w:author="Imagem" w:date="2014-05-02T08:34:00Z">
            <w:rPr/>
          </w:rPrChange>
        </w:rPr>
        <w:t>may</w:t>
      </w:r>
      <w:proofErr w:type="spellEnd"/>
      <w:r w:rsidR="00816C1B" w:rsidRPr="002B3820">
        <w:rPr>
          <w:lang w:val="pt-BR"/>
          <w:rPrChange w:id="860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61" w:author="Imagem" w:date="2014-05-02T08:34:00Z">
            <w:rPr/>
          </w:rPrChange>
        </w:rPr>
        <w:t>state</w:t>
      </w:r>
      <w:proofErr w:type="spellEnd"/>
      <w:r w:rsidR="00816C1B" w:rsidRPr="002B3820">
        <w:rPr>
          <w:lang w:val="pt-BR"/>
          <w:rPrChange w:id="862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63" w:author="Imagem" w:date="2014-05-02T08:34:00Z">
            <w:rPr/>
          </w:rPrChange>
        </w:rPr>
        <w:t>that</w:t>
      </w:r>
      <w:proofErr w:type="spellEnd"/>
      <w:r w:rsidR="00816C1B" w:rsidRPr="002B3820">
        <w:rPr>
          <w:lang w:val="pt-BR"/>
          <w:rPrChange w:id="864" w:author="Imagem" w:date="2014-05-02T08:34:00Z">
            <w:rPr/>
          </w:rPrChange>
        </w:rPr>
        <w:t xml:space="preserve"> a </w:t>
      </w:r>
      <w:proofErr w:type="spellStart"/>
      <w:r w:rsidR="00816C1B" w:rsidRPr="002B3820">
        <w:rPr>
          <w:lang w:val="pt-BR"/>
          <w:rPrChange w:id="865" w:author="Imagem" w:date="2014-05-02T08:34:00Z">
            <w:rPr/>
          </w:rPrChange>
        </w:rPr>
        <w:t>specific</w:t>
      </w:r>
      <w:proofErr w:type="spellEnd"/>
      <w:r w:rsidR="00816C1B" w:rsidRPr="002B3820">
        <w:rPr>
          <w:lang w:val="pt-BR"/>
          <w:rPrChange w:id="866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67" w:author="Imagem" w:date="2014-05-02T08:34:00Z">
            <w:rPr/>
          </w:rPrChange>
        </w:rPr>
        <w:t>operating</w:t>
      </w:r>
      <w:proofErr w:type="spellEnd"/>
      <w:r w:rsidR="00816C1B" w:rsidRPr="002B3820">
        <w:rPr>
          <w:lang w:val="pt-BR"/>
          <w:rPrChange w:id="868" w:author="Imagem" w:date="2014-05-02T08:34:00Z">
            <w:rPr/>
          </w:rPrChange>
        </w:rPr>
        <w:t xml:space="preserve"> system </w:t>
      </w:r>
      <w:proofErr w:type="spellStart"/>
      <w:proofErr w:type="gramStart"/>
      <w:r w:rsidR="00816C1B" w:rsidRPr="002B3820">
        <w:rPr>
          <w:lang w:val="pt-BR"/>
          <w:rPrChange w:id="869" w:author="Imagem" w:date="2014-05-02T08:34:00Z">
            <w:rPr/>
          </w:rPrChange>
        </w:rPr>
        <w:t>will</w:t>
      </w:r>
      <w:proofErr w:type="spellEnd"/>
      <w:proofErr w:type="gramEnd"/>
      <w:r w:rsidR="00816C1B" w:rsidRPr="002B3820">
        <w:rPr>
          <w:lang w:val="pt-BR"/>
          <w:rPrChange w:id="870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71" w:author="Imagem" w:date="2014-05-02T08:34:00Z">
            <w:rPr/>
          </w:rPrChange>
        </w:rPr>
        <w:t>be</w:t>
      </w:r>
      <w:proofErr w:type="spellEnd"/>
      <w:r w:rsidR="00816C1B" w:rsidRPr="002B3820">
        <w:rPr>
          <w:lang w:val="pt-BR"/>
          <w:rPrChange w:id="872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73" w:author="Imagem" w:date="2014-05-02T08:34:00Z">
            <w:rPr/>
          </w:rPrChange>
        </w:rPr>
        <w:t>available</w:t>
      </w:r>
      <w:proofErr w:type="spellEnd"/>
      <w:r w:rsidR="00816C1B" w:rsidRPr="002B3820">
        <w:rPr>
          <w:lang w:val="pt-BR"/>
          <w:rPrChange w:id="874" w:author="Imagem" w:date="2014-05-02T08:34:00Z">
            <w:rPr/>
          </w:rPrChange>
        </w:rPr>
        <w:t xml:space="preserve"> for </w:t>
      </w:r>
      <w:proofErr w:type="spellStart"/>
      <w:r w:rsidR="00816C1B" w:rsidRPr="002B3820">
        <w:rPr>
          <w:lang w:val="pt-BR"/>
          <w:rPrChange w:id="875" w:author="Imagem" w:date="2014-05-02T08:34:00Z">
            <w:rPr/>
          </w:rPrChange>
        </w:rPr>
        <w:t>the</w:t>
      </w:r>
      <w:proofErr w:type="spellEnd"/>
      <w:r w:rsidR="00816C1B" w:rsidRPr="002B3820">
        <w:rPr>
          <w:lang w:val="pt-BR"/>
          <w:rPrChange w:id="876" w:author="Imagem" w:date="2014-05-02T08:34:00Z">
            <w:rPr/>
          </w:rPrChange>
        </w:rPr>
        <w:t xml:space="preserve"> hardware </w:t>
      </w:r>
      <w:proofErr w:type="spellStart"/>
      <w:r w:rsidR="00816C1B" w:rsidRPr="002B3820">
        <w:rPr>
          <w:lang w:val="pt-BR"/>
          <w:rPrChange w:id="877" w:author="Imagem" w:date="2014-05-02T08:34:00Z">
            <w:rPr/>
          </w:rPrChange>
        </w:rPr>
        <w:t>designated</w:t>
      </w:r>
      <w:proofErr w:type="spellEnd"/>
      <w:r w:rsidR="00816C1B" w:rsidRPr="002B3820">
        <w:rPr>
          <w:lang w:val="pt-BR"/>
          <w:rPrChange w:id="878" w:author="Imagem" w:date="2014-05-02T08:34:00Z">
            <w:rPr/>
          </w:rPrChange>
        </w:rPr>
        <w:t xml:space="preserve"> for </w:t>
      </w:r>
      <w:proofErr w:type="spellStart"/>
      <w:r w:rsidR="00816C1B" w:rsidRPr="002B3820">
        <w:rPr>
          <w:lang w:val="pt-BR"/>
          <w:rPrChange w:id="879" w:author="Imagem" w:date="2014-05-02T08:34:00Z">
            <w:rPr/>
          </w:rPrChange>
        </w:rPr>
        <w:t>the</w:t>
      </w:r>
      <w:proofErr w:type="spellEnd"/>
      <w:r w:rsidR="00816C1B" w:rsidRPr="002B3820">
        <w:rPr>
          <w:lang w:val="pt-BR"/>
          <w:rPrChange w:id="880" w:author="Imagem" w:date="2014-05-02T08:34:00Z">
            <w:rPr/>
          </w:rPrChange>
        </w:rPr>
        <w:t xml:space="preserve"> software </w:t>
      </w:r>
      <w:proofErr w:type="spellStart"/>
      <w:r w:rsidR="00816C1B" w:rsidRPr="002B3820">
        <w:rPr>
          <w:lang w:val="pt-BR"/>
          <w:rPrChange w:id="881" w:author="Imagem" w:date="2014-05-02T08:34:00Z">
            <w:rPr/>
          </w:rPrChange>
        </w:rPr>
        <w:t>product</w:t>
      </w:r>
      <w:proofErr w:type="spellEnd"/>
      <w:r w:rsidR="00816C1B" w:rsidRPr="002B3820">
        <w:rPr>
          <w:lang w:val="pt-BR"/>
          <w:rPrChange w:id="882" w:author="Imagem" w:date="2014-05-02T08:34:00Z">
            <w:rPr/>
          </w:rPrChange>
        </w:rPr>
        <w:t xml:space="preserve">. </w:t>
      </w:r>
      <w:proofErr w:type="spellStart"/>
      <w:proofErr w:type="gramStart"/>
      <w:r w:rsidR="00816C1B" w:rsidRPr="002B3820">
        <w:rPr>
          <w:lang w:val="pt-BR"/>
          <w:rPrChange w:id="883" w:author="Imagem" w:date="2014-05-02T08:34:00Z">
            <w:rPr/>
          </w:rPrChange>
        </w:rPr>
        <w:t>If</w:t>
      </w:r>
      <w:proofErr w:type="spellEnd"/>
      <w:proofErr w:type="gramEnd"/>
      <w:r w:rsidR="00816C1B" w:rsidRPr="002B3820">
        <w:rPr>
          <w:lang w:val="pt-BR"/>
          <w:rPrChange w:id="884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85" w:author="Imagem" w:date="2014-05-02T08:34:00Z">
            <w:rPr/>
          </w:rPrChange>
        </w:rPr>
        <w:t>the</w:t>
      </w:r>
      <w:proofErr w:type="spellEnd"/>
      <w:r w:rsidR="00816C1B" w:rsidRPr="002B3820">
        <w:rPr>
          <w:lang w:val="pt-BR"/>
          <w:rPrChange w:id="886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87" w:author="Imagem" w:date="2014-05-02T08:34:00Z">
            <w:rPr/>
          </w:rPrChange>
        </w:rPr>
        <w:t>operating</w:t>
      </w:r>
      <w:proofErr w:type="spellEnd"/>
      <w:r w:rsidR="00816C1B" w:rsidRPr="002B3820">
        <w:rPr>
          <w:lang w:val="pt-BR"/>
          <w:rPrChange w:id="888" w:author="Imagem" w:date="2014-05-02T08:34:00Z">
            <w:rPr/>
          </w:rPrChange>
        </w:rPr>
        <w:t xml:space="preserve"> system </w:t>
      </w:r>
      <w:proofErr w:type="spellStart"/>
      <w:r w:rsidR="00816C1B" w:rsidRPr="002B3820">
        <w:rPr>
          <w:lang w:val="pt-BR"/>
          <w:rPrChange w:id="889" w:author="Imagem" w:date="2014-05-02T08:34:00Z">
            <w:rPr/>
          </w:rPrChange>
        </w:rPr>
        <w:t>is</w:t>
      </w:r>
      <w:proofErr w:type="spellEnd"/>
      <w:r w:rsidR="00816C1B" w:rsidRPr="002B3820">
        <w:rPr>
          <w:lang w:val="pt-BR"/>
          <w:rPrChange w:id="890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91" w:author="Imagem" w:date="2014-05-02T08:34:00Z">
            <w:rPr/>
          </w:rPrChange>
        </w:rPr>
        <w:t>not</w:t>
      </w:r>
      <w:proofErr w:type="spellEnd"/>
      <w:r w:rsidR="00816C1B" w:rsidRPr="002B3820">
        <w:rPr>
          <w:lang w:val="pt-BR"/>
          <w:rPrChange w:id="892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93" w:author="Imagem" w:date="2014-05-02T08:34:00Z">
            <w:rPr/>
          </w:rPrChange>
        </w:rPr>
        <w:t>available</w:t>
      </w:r>
      <w:proofErr w:type="spellEnd"/>
      <w:r w:rsidR="00816C1B" w:rsidRPr="002B3820">
        <w:rPr>
          <w:lang w:val="pt-BR"/>
          <w:rPrChange w:id="894" w:author="Imagem" w:date="2014-05-02T08:34:00Z">
            <w:rPr/>
          </w:rPrChange>
        </w:rPr>
        <w:t xml:space="preserve">, </w:t>
      </w:r>
      <w:proofErr w:type="spellStart"/>
      <w:r w:rsidR="00816C1B" w:rsidRPr="002B3820">
        <w:rPr>
          <w:lang w:val="pt-BR"/>
          <w:rPrChange w:id="895" w:author="Imagem" w:date="2014-05-02T08:34:00Z">
            <w:rPr/>
          </w:rPrChange>
        </w:rPr>
        <w:t>the</w:t>
      </w:r>
      <w:proofErr w:type="spellEnd"/>
      <w:r w:rsidR="00816C1B" w:rsidRPr="002B3820">
        <w:rPr>
          <w:lang w:val="pt-BR"/>
          <w:rPrChange w:id="896" w:author="Imagem" w:date="2014-05-02T08:34:00Z">
            <w:rPr/>
          </w:rPrChange>
        </w:rPr>
        <w:t xml:space="preserve"> </w:t>
      </w:r>
      <w:r w:rsidR="00816C1B" w:rsidRPr="002B3820">
        <w:rPr>
          <w:b/>
          <w:bCs/>
          <w:lang w:val="pt-BR"/>
          <w:rPrChange w:id="897" w:author="Imagem" w:date="2014-05-02T08:34:00Z">
            <w:rPr>
              <w:b/>
              <w:bCs/>
            </w:rPr>
          </w:rPrChange>
        </w:rPr>
        <w:t>Vision</w:t>
      </w:r>
      <w:r w:rsidR="00816C1B" w:rsidRPr="002B3820">
        <w:rPr>
          <w:lang w:val="pt-BR"/>
          <w:rPrChange w:id="898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899" w:author="Imagem" w:date="2014-05-02T08:34:00Z">
            <w:rPr/>
          </w:rPrChange>
        </w:rPr>
        <w:t>document</w:t>
      </w:r>
      <w:proofErr w:type="spellEnd"/>
      <w:r w:rsidR="00816C1B" w:rsidRPr="002B3820">
        <w:rPr>
          <w:lang w:val="pt-BR"/>
          <w:rPrChange w:id="900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901" w:author="Imagem" w:date="2014-05-02T08:34:00Z">
            <w:rPr/>
          </w:rPrChange>
        </w:rPr>
        <w:t>will</w:t>
      </w:r>
      <w:proofErr w:type="spellEnd"/>
      <w:r w:rsidR="00816C1B" w:rsidRPr="002B3820">
        <w:rPr>
          <w:lang w:val="pt-BR"/>
          <w:rPrChange w:id="902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903" w:author="Imagem" w:date="2014-05-02T08:34:00Z">
            <w:rPr/>
          </w:rPrChange>
        </w:rPr>
        <w:t>need</w:t>
      </w:r>
      <w:proofErr w:type="spellEnd"/>
      <w:r w:rsidR="00816C1B" w:rsidRPr="002B3820">
        <w:rPr>
          <w:lang w:val="pt-BR"/>
          <w:rPrChange w:id="904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905" w:author="Imagem" w:date="2014-05-02T08:34:00Z">
            <w:rPr/>
          </w:rPrChange>
        </w:rPr>
        <w:t>to</w:t>
      </w:r>
      <w:proofErr w:type="spellEnd"/>
      <w:r w:rsidR="00816C1B" w:rsidRPr="002B3820">
        <w:rPr>
          <w:lang w:val="pt-BR"/>
          <w:rPrChange w:id="906" w:author="Imagem" w:date="2014-05-02T08:34:00Z">
            <w:rPr/>
          </w:rPrChange>
        </w:rPr>
        <w:t xml:space="preserve"> </w:t>
      </w:r>
      <w:proofErr w:type="spellStart"/>
      <w:r w:rsidR="00816C1B" w:rsidRPr="002B3820">
        <w:rPr>
          <w:lang w:val="pt-BR"/>
          <w:rPrChange w:id="907" w:author="Imagem" w:date="2014-05-02T08:34:00Z">
            <w:rPr/>
          </w:rPrChange>
        </w:rPr>
        <w:t>change</w:t>
      </w:r>
      <w:proofErr w:type="spellEnd"/>
      <w:r w:rsidR="00816C1B" w:rsidRPr="002B3820">
        <w:rPr>
          <w:lang w:val="pt-BR"/>
          <w:rPrChange w:id="908" w:author="Imagem" w:date="2014-05-02T08:34:00Z">
            <w:rPr/>
          </w:rPrChange>
        </w:rPr>
        <w:t>.</w:t>
      </w:r>
    </w:p>
    <w:p w:rsidR="00685AA7" w:rsidRPr="002B3820" w:rsidRDefault="00685AA7">
      <w:pPr>
        <w:pStyle w:val="InfoBlue"/>
        <w:rPr>
          <w:lang w:val="pt-BR"/>
          <w:rPrChange w:id="909" w:author="Imagem" w:date="2014-05-02T08:34:00Z">
            <w:rPr/>
          </w:rPrChange>
        </w:rPr>
      </w:pPr>
      <w:r w:rsidRPr="002B3820">
        <w:rPr>
          <w:lang w:val="pt-BR"/>
          <w:rPrChange w:id="910" w:author="Imagem" w:date="2014-05-02T08:34:00Z">
            <w:rPr/>
          </w:rPrChange>
        </w:rPr>
        <w:t xml:space="preserve">Define </w:t>
      </w:r>
      <w:proofErr w:type="spellStart"/>
      <w:r w:rsidRPr="002B3820">
        <w:rPr>
          <w:lang w:val="pt-BR"/>
          <w:rPrChange w:id="911" w:author="Imagem" w:date="2014-05-02T08:34:00Z">
            <w:rPr/>
          </w:rPrChange>
        </w:rPr>
        <w:t>any</w:t>
      </w:r>
      <w:proofErr w:type="spellEnd"/>
      <w:r w:rsidRPr="002B3820">
        <w:rPr>
          <w:lang w:val="pt-BR"/>
          <w:rPrChange w:id="91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13" w:author="Imagem" w:date="2014-05-02T08:34:00Z">
            <w:rPr/>
          </w:rPrChange>
        </w:rPr>
        <w:t>specific</w:t>
      </w:r>
      <w:proofErr w:type="spellEnd"/>
      <w:r w:rsidRPr="002B3820">
        <w:rPr>
          <w:lang w:val="pt-BR"/>
          <w:rPrChange w:id="91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15" w:author="Imagem" w:date="2014-05-02T08:34:00Z">
            <w:rPr/>
          </w:rPrChange>
        </w:rPr>
        <w:t>documentation</w:t>
      </w:r>
      <w:proofErr w:type="spellEnd"/>
      <w:r w:rsidRPr="002B3820">
        <w:rPr>
          <w:lang w:val="pt-BR"/>
          <w:rPrChange w:id="91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17" w:author="Imagem" w:date="2014-05-02T08:34:00Z">
            <w:rPr/>
          </w:rPrChange>
        </w:rPr>
        <w:t>requirements</w:t>
      </w:r>
      <w:proofErr w:type="spellEnd"/>
      <w:r w:rsidRPr="002B3820">
        <w:rPr>
          <w:lang w:val="pt-BR"/>
          <w:rPrChange w:id="918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919" w:author="Imagem" w:date="2014-05-02T08:34:00Z">
            <w:rPr/>
          </w:rPrChange>
        </w:rPr>
        <w:t>including</w:t>
      </w:r>
      <w:proofErr w:type="spellEnd"/>
      <w:r w:rsidRPr="002B3820">
        <w:rPr>
          <w:lang w:val="pt-BR"/>
          <w:rPrChange w:id="92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21" w:author="Imagem" w:date="2014-05-02T08:34:00Z">
            <w:rPr/>
          </w:rPrChange>
        </w:rPr>
        <w:t>user</w:t>
      </w:r>
      <w:proofErr w:type="spellEnd"/>
      <w:r w:rsidRPr="002B3820">
        <w:rPr>
          <w:lang w:val="pt-BR"/>
          <w:rPrChange w:id="92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23" w:author="Imagem" w:date="2014-05-02T08:34:00Z">
            <w:rPr/>
          </w:rPrChange>
        </w:rPr>
        <w:t>manuals</w:t>
      </w:r>
      <w:proofErr w:type="spellEnd"/>
      <w:r w:rsidRPr="002B3820">
        <w:rPr>
          <w:lang w:val="pt-BR"/>
          <w:rPrChange w:id="924" w:author="Imagem" w:date="2014-05-02T08:34:00Z">
            <w:rPr/>
          </w:rPrChange>
        </w:rPr>
        <w:t xml:space="preserve">, online help, </w:t>
      </w:r>
      <w:proofErr w:type="spellStart"/>
      <w:r w:rsidRPr="002B3820">
        <w:rPr>
          <w:lang w:val="pt-BR"/>
          <w:rPrChange w:id="925" w:author="Imagem" w:date="2014-05-02T08:34:00Z">
            <w:rPr/>
          </w:rPrChange>
        </w:rPr>
        <w:t>installation</w:t>
      </w:r>
      <w:proofErr w:type="spellEnd"/>
      <w:r w:rsidRPr="002B3820">
        <w:rPr>
          <w:lang w:val="pt-BR"/>
          <w:rPrChange w:id="926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927" w:author="Imagem" w:date="2014-05-02T08:34:00Z">
            <w:rPr/>
          </w:rPrChange>
        </w:rPr>
        <w:t>labeling</w:t>
      </w:r>
      <w:proofErr w:type="spellEnd"/>
      <w:r w:rsidRPr="002B3820">
        <w:rPr>
          <w:lang w:val="pt-BR"/>
          <w:rPrChange w:id="928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929" w:author="Imagem" w:date="2014-05-02T08:34:00Z">
            <w:rPr/>
          </w:rPrChange>
        </w:rPr>
        <w:t>and</w:t>
      </w:r>
      <w:proofErr w:type="spellEnd"/>
      <w:r w:rsidRPr="002B3820">
        <w:rPr>
          <w:lang w:val="pt-BR"/>
          <w:rPrChange w:id="93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31" w:author="Imagem" w:date="2014-05-02T08:34:00Z">
            <w:rPr/>
          </w:rPrChange>
        </w:rPr>
        <w:t>packaging</w:t>
      </w:r>
      <w:proofErr w:type="spellEnd"/>
      <w:r w:rsidRPr="002B3820">
        <w:rPr>
          <w:lang w:val="pt-BR"/>
          <w:rPrChange w:id="93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33" w:author="Imagem" w:date="2014-05-02T08:34:00Z">
            <w:rPr/>
          </w:rPrChange>
        </w:rPr>
        <w:t>requirements</w:t>
      </w:r>
      <w:proofErr w:type="spellEnd"/>
      <w:r w:rsidRPr="002B3820">
        <w:rPr>
          <w:lang w:val="pt-BR"/>
          <w:rPrChange w:id="934" w:author="Imagem" w:date="2014-05-02T08:34:00Z">
            <w:rPr/>
          </w:rPrChange>
        </w:rPr>
        <w:t>.</w:t>
      </w:r>
    </w:p>
    <w:p w:rsidR="00816C1B" w:rsidRPr="002B3820" w:rsidRDefault="00685AA7" w:rsidP="00816C1B">
      <w:pPr>
        <w:pStyle w:val="InfoBlue"/>
        <w:rPr>
          <w:lang w:val="pt-BR"/>
          <w:rPrChange w:id="935" w:author="Imagem" w:date="2014-05-02T08:34:00Z">
            <w:rPr/>
          </w:rPrChange>
        </w:rPr>
      </w:pPr>
      <w:r w:rsidRPr="002B3820">
        <w:rPr>
          <w:lang w:val="pt-BR"/>
          <w:rPrChange w:id="936" w:author="Imagem" w:date="2014-05-02T08:34:00Z">
            <w:rPr/>
          </w:rPrChange>
        </w:rPr>
        <w:t xml:space="preserve">Define </w:t>
      </w:r>
      <w:proofErr w:type="spellStart"/>
      <w:r w:rsidRPr="002B3820">
        <w:rPr>
          <w:lang w:val="pt-BR"/>
          <w:rPrChange w:id="937" w:author="Imagem" w:date="2014-05-02T08:34:00Z">
            <w:rPr/>
          </w:rPrChange>
        </w:rPr>
        <w:t>the</w:t>
      </w:r>
      <w:proofErr w:type="spellEnd"/>
      <w:r w:rsidRPr="002B3820">
        <w:rPr>
          <w:lang w:val="pt-BR"/>
          <w:rPrChange w:id="93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39" w:author="Imagem" w:date="2014-05-02T08:34:00Z">
            <w:rPr/>
          </w:rPrChange>
        </w:rPr>
        <w:t>priority</w:t>
      </w:r>
      <w:proofErr w:type="spellEnd"/>
      <w:r w:rsidRPr="002B3820">
        <w:rPr>
          <w:lang w:val="pt-BR"/>
          <w:rPrChange w:id="940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41" w:author="Imagem" w:date="2014-05-02T08:34:00Z">
            <w:rPr/>
          </w:rPrChange>
        </w:rPr>
        <w:t>of</w:t>
      </w:r>
      <w:proofErr w:type="spellEnd"/>
      <w:r w:rsidRPr="002B3820">
        <w:rPr>
          <w:lang w:val="pt-BR"/>
          <w:rPrChange w:id="94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43" w:author="Imagem" w:date="2014-05-02T08:34:00Z">
            <w:rPr/>
          </w:rPrChange>
        </w:rPr>
        <w:t>these</w:t>
      </w:r>
      <w:proofErr w:type="spellEnd"/>
      <w:r w:rsidRPr="002B3820">
        <w:rPr>
          <w:lang w:val="pt-BR"/>
          <w:rPrChange w:id="944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45" w:author="Imagem" w:date="2014-05-02T08:34:00Z">
            <w:rPr/>
          </w:rPrChange>
        </w:rPr>
        <w:t>other</w:t>
      </w:r>
      <w:proofErr w:type="spellEnd"/>
      <w:r w:rsidRPr="002B3820">
        <w:rPr>
          <w:lang w:val="pt-BR"/>
          <w:rPrChange w:id="94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47" w:author="Imagem" w:date="2014-05-02T08:34:00Z">
            <w:rPr/>
          </w:rPrChange>
        </w:rPr>
        <w:t>product</w:t>
      </w:r>
      <w:proofErr w:type="spellEnd"/>
      <w:r w:rsidRPr="002B3820">
        <w:rPr>
          <w:lang w:val="pt-BR"/>
          <w:rPrChange w:id="948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49" w:author="Imagem" w:date="2014-05-02T08:34:00Z">
            <w:rPr/>
          </w:rPrChange>
        </w:rPr>
        <w:t>requirements</w:t>
      </w:r>
      <w:proofErr w:type="spellEnd"/>
      <w:r w:rsidRPr="002B3820">
        <w:rPr>
          <w:lang w:val="pt-BR"/>
          <w:rPrChange w:id="950" w:author="Imagem" w:date="2014-05-02T08:34:00Z">
            <w:rPr/>
          </w:rPrChange>
        </w:rPr>
        <w:t xml:space="preserve">. Include, </w:t>
      </w:r>
      <w:proofErr w:type="spellStart"/>
      <w:proofErr w:type="gramStart"/>
      <w:r w:rsidRPr="002B3820">
        <w:rPr>
          <w:lang w:val="pt-BR"/>
          <w:rPrChange w:id="951" w:author="Imagem" w:date="2014-05-02T08:34:00Z">
            <w:rPr/>
          </w:rPrChange>
        </w:rPr>
        <w:t>if</w:t>
      </w:r>
      <w:proofErr w:type="spellEnd"/>
      <w:proofErr w:type="gramEnd"/>
      <w:r w:rsidRPr="002B3820">
        <w:rPr>
          <w:lang w:val="pt-BR"/>
          <w:rPrChange w:id="952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53" w:author="Imagem" w:date="2014-05-02T08:34:00Z">
            <w:rPr/>
          </w:rPrChange>
        </w:rPr>
        <w:t>useful</w:t>
      </w:r>
      <w:proofErr w:type="spellEnd"/>
      <w:r w:rsidRPr="002B3820">
        <w:rPr>
          <w:lang w:val="pt-BR"/>
          <w:rPrChange w:id="954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955" w:author="Imagem" w:date="2014-05-02T08:34:00Z">
            <w:rPr/>
          </w:rPrChange>
        </w:rPr>
        <w:t>attributes</w:t>
      </w:r>
      <w:proofErr w:type="spellEnd"/>
      <w:r w:rsidRPr="002B3820">
        <w:rPr>
          <w:lang w:val="pt-BR"/>
          <w:rPrChange w:id="95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57" w:author="Imagem" w:date="2014-05-02T08:34:00Z">
            <w:rPr/>
          </w:rPrChange>
        </w:rPr>
        <w:t>such</w:t>
      </w:r>
      <w:proofErr w:type="spellEnd"/>
      <w:r w:rsidRPr="002B3820">
        <w:rPr>
          <w:lang w:val="pt-BR"/>
          <w:rPrChange w:id="958" w:author="Imagem" w:date="2014-05-02T08:34:00Z">
            <w:rPr/>
          </w:rPrChange>
        </w:rPr>
        <w:t xml:space="preserve"> as </w:t>
      </w:r>
      <w:proofErr w:type="spellStart"/>
      <w:r w:rsidRPr="002B3820">
        <w:rPr>
          <w:lang w:val="pt-BR"/>
          <w:rPrChange w:id="959" w:author="Imagem" w:date="2014-05-02T08:34:00Z">
            <w:rPr/>
          </w:rPrChange>
        </w:rPr>
        <w:t>stability</w:t>
      </w:r>
      <w:proofErr w:type="spellEnd"/>
      <w:r w:rsidRPr="002B3820">
        <w:rPr>
          <w:lang w:val="pt-BR"/>
          <w:rPrChange w:id="960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961" w:author="Imagem" w:date="2014-05-02T08:34:00Z">
            <w:rPr/>
          </w:rPrChange>
        </w:rPr>
        <w:t>benefit</w:t>
      </w:r>
      <w:proofErr w:type="spellEnd"/>
      <w:r w:rsidRPr="002B3820">
        <w:rPr>
          <w:lang w:val="pt-BR"/>
          <w:rPrChange w:id="962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963" w:author="Imagem" w:date="2014-05-02T08:34:00Z">
            <w:rPr/>
          </w:rPrChange>
        </w:rPr>
        <w:t>effort</w:t>
      </w:r>
      <w:proofErr w:type="spellEnd"/>
      <w:r w:rsidRPr="002B3820">
        <w:rPr>
          <w:lang w:val="pt-BR"/>
          <w:rPrChange w:id="964" w:author="Imagem" w:date="2014-05-02T08:34:00Z">
            <w:rPr/>
          </w:rPrChange>
        </w:rPr>
        <w:t xml:space="preserve">, </w:t>
      </w:r>
      <w:proofErr w:type="spellStart"/>
      <w:r w:rsidRPr="002B3820">
        <w:rPr>
          <w:lang w:val="pt-BR"/>
          <w:rPrChange w:id="965" w:author="Imagem" w:date="2014-05-02T08:34:00Z">
            <w:rPr/>
          </w:rPrChange>
        </w:rPr>
        <w:t>and</w:t>
      </w:r>
      <w:proofErr w:type="spellEnd"/>
      <w:r w:rsidRPr="002B3820">
        <w:rPr>
          <w:lang w:val="pt-BR"/>
          <w:rPrChange w:id="966" w:author="Imagem" w:date="2014-05-02T08:34:00Z">
            <w:rPr/>
          </w:rPrChange>
        </w:rPr>
        <w:t xml:space="preserve"> </w:t>
      </w:r>
      <w:proofErr w:type="spellStart"/>
      <w:r w:rsidRPr="002B3820">
        <w:rPr>
          <w:lang w:val="pt-BR"/>
          <w:rPrChange w:id="967" w:author="Imagem" w:date="2014-05-02T08:34:00Z">
            <w:rPr/>
          </w:rPrChange>
        </w:rPr>
        <w:t>risk</w:t>
      </w:r>
      <w:proofErr w:type="spellEnd"/>
      <w:r w:rsidRPr="002B3820">
        <w:rPr>
          <w:lang w:val="pt-BR"/>
          <w:rPrChange w:id="968" w:author="Imagem" w:date="2014-05-02T08:34:00Z">
            <w:rPr/>
          </w:rPrChange>
        </w:rPr>
        <w:t>.]</w:t>
      </w:r>
      <w:bookmarkEnd w:id="819"/>
      <w:bookmarkEnd w:id="820"/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936"/>
        <w:gridCol w:w="1134"/>
        <w:gridCol w:w="2835"/>
      </w:tblGrid>
      <w:tr w:rsidR="002B4085" w:rsidRPr="002B3820">
        <w:tc>
          <w:tcPr>
            <w:tcW w:w="3936" w:type="dxa"/>
          </w:tcPr>
          <w:p w:rsidR="002B4085" w:rsidRPr="002B3820" w:rsidRDefault="002B4085" w:rsidP="00685AA7">
            <w:pPr>
              <w:pStyle w:val="Corpodetexto"/>
              <w:ind w:left="0"/>
              <w:rPr>
                <w:b/>
                <w:bCs/>
                <w:lang w:val="pt-BR"/>
                <w:rPrChange w:id="969" w:author="Imagem" w:date="2014-05-02T08:34:00Z">
                  <w:rPr>
                    <w:b/>
                    <w:bCs/>
                  </w:rPr>
                </w:rPrChange>
              </w:rPr>
            </w:pPr>
            <w:proofErr w:type="spellStart"/>
            <w:r w:rsidRPr="002B3820">
              <w:rPr>
                <w:b/>
                <w:bCs/>
                <w:lang w:val="pt-BR"/>
                <w:rPrChange w:id="970" w:author="Imagem" w:date="2014-05-02T08:34:00Z">
                  <w:rPr>
                    <w:b/>
                    <w:bCs/>
                  </w:rPr>
                </w:rPrChange>
              </w:rPr>
              <w:t>Requirement</w:t>
            </w:r>
            <w:proofErr w:type="spellEnd"/>
          </w:p>
        </w:tc>
        <w:tc>
          <w:tcPr>
            <w:tcW w:w="1134" w:type="dxa"/>
          </w:tcPr>
          <w:p w:rsidR="002B4085" w:rsidRPr="002B3820" w:rsidRDefault="002B4085" w:rsidP="00685AA7">
            <w:pPr>
              <w:pStyle w:val="Corpodetexto"/>
              <w:ind w:left="0"/>
              <w:rPr>
                <w:b/>
                <w:bCs/>
                <w:lang w:val="pt-BR"/>
                <w:rPrChange w:id="971" w:author="Imagem" w:date="2014-05-02T08:34:00Z">
                  <w:rPr>
                    <w:b/>
                    <w:bCs/>
                  </w:rPr>
                </w:rPrChange>
              </w:rPr>
            </w:pPr>
            <w:proofErr w:type="spellStart"/>
            <w:r w:rsidRPr="002B3820">
              <w:rPr>
                <w:b/>
                <w:bCs/>
                <w:lang w:val="pt-BR"/>
                <w:rPrChange w:id="972" w:author="Imagem" w:date="2014-05-02T08:34:00Z">
                  <w:rPr>
                    <w:b/>
                    <w:bCs/>
                  </w:rPr>
                </w:rPrChange>
              </w:rPr>
              <w:t>Priority</w:t>
            </w:r>
            <w:proofErr w:type="spellEnd"/>
          </w:p>
        </w:tc>
        <w:tc>
          <w:tcPr>
            <w:tcW w:w="2835" w:type="dxa"/>
          </w:tcPr>
          <w:p w:rsidR="002B4085" w:rsidRPr="002B3820" w:rsidRDefault="002B4085" w:rsidP="00685AA7">
            <w:pPr>
              <w:pStyle w:val="Corpodetexto"/>
              <w:ind w:left="0"/>
              <w:rPr>
                <w:b/>
                <w:bCs/>
                <w:lang w:val="pt-BR"/>
                <w:rPrChange w:id="973" w:author="Imagem" w:date="2014-05-02T08:34:00Z">
                  <w:rPr>
                    <w:b/>
                    <w:bCs/>
                  </w:rPr>
                </w:rPrChange>
              </w:rPr>
            </w:pPr>
            <w:proofErr w:type="spellStart"/>
            <w:r w:rsidRPr="002B3820">
              <w:rPr>
                <w:b/>
                <w:bCs/>
                <w:lang w:val="pt-BR"/>
                <w:rPrChange w:id="974" w:author="Imagem" w:date="2014-05-02T08:34:00Z">
                  <w:rPr>
                    <w:b/>
                    <w:bCs/>
                  </w:rPr>
                </w:rPrChange>
              </w:rPr>
              <w:t>Planned</w:t>
            </w:r>
            <w:proofErr w:type="spellEnd"/>
            <w:r w:rsidRPr="002B3820">
              <w:rPr>
                <w:b/>
                <w:bCs/>
                <w:lang w:val="pt-BR"/>
                <w:rPrChange w:id="975" w:author="Imagem" w:date="2014-05-02T08:34:00Z">
                  <w:rPr>
                    <w:b/>
                    <w:bCs/>
                  </w:rPr>
                </w:rPrChange>
              </w:rPr>
              <w:t xml:space="preserve"> Release</w:t>
            </w:r>
          </w:p>
        </w:tc>
      </w:tr>
      <w:tr w:rsidR="002B4085" w:rsidRPr="002B3820">
        <w:tc>
          <w:tcPr>
            <w:tcW w:w="3936" w:type="dxa"/>
          </w:tcPr>
          <w:p w:rsidR="002B4085" w:rsidRPr="002B3820" w:rsidRDefault="005B7FEF" w:rsidP="00685AA7">
            <w:pPr>
              <w:pStyle w:val="Corpodetexto"/>
              <w:ind w:left="0"/>
              <w:rPr>
                <w:lang w:val="pt-BR"/>
                <w:rPrChange w:id="976" w:author="Imagem" w:date="2014-05-02T08:34:00Z">
                  <w:rPr/>
                </w:rPrChange>
              </w:rPr>
            </w:pPr>
            <w:ins w:id="977" w:author="Imagem" w:date="2014-05-02T09:00:00Z">
              <w:r>
                <w:rPr>
                  <w:lang w:val="pt-BR"/>
                </w:rPr>
                <w:t xml:space="preserve">Plataforma </w:t>
              </w:r>
              <w:proofErr w:type="spellStart"/>
              <w:r>
                <w:rPr>
                  <w:lang w:val="pt-BR"/>
                </w:rPr>
                <w:t>Android</w:t>
              </w:r>
            </w:ins>
            <w:proofErr w:type="spellEnd"/>
          </w:p>
        </w:tc>
        <w:tc>
          <w:tcPr>
            <w:tcW w:w="1134" w:type="dxa"/>
          </w:tcPr>
          <w:p w:rsidR="002B4085" w:rsidRPr="002B3820" w:rsidRDefault="005B7FEF" w:rsidP="005B7FEF">
            <w:pPr>
              <w:pStyle w:val="Corpodetexto"/>
              <w:ind w:left="0"/>
              <w:rPr>
                <w:lang w:val="pt-BR"/>
                <w:rPrChange w:id="978" w:author="Imagem" w:date="2014-05-02T08:34:00Z">
                  <w:rPr/>
                </w:rPrChange>
              </w:rPr>
            </w:pPr>
            <w:ins w:id="979" w:author="Imagem" w:date="2014-05-02T09:01:00Z">
              <w:r>
                <w:rPr>
                  <w:lang w:val="pt-BR"/>
                </w:rPr>
                <w:t>Alta</w:t>
              </w:r>
            </w:ins>
          </w:p>
        </w:tc>
        <w:tc>
          <w:tcPr>
            <w:tcW w:w="2835" w:type="dxa"/>
          </w:tcPr>
          <w:p w:rsidR="002B4085" w:rsidRPr="002B3820" w:rsidRDefault="007C5693" w:rsidP="00685AA7">
            <w:pPr>
              <w:pStyle w:val="Corpodetexto"/>
              <w:ind w:left="0"/>
              <w:rPr>
                <w:lang w:val="pt-BR"/>
                <w:rPrChange w:id="980" w:author="Imagem" w:date="2014-05-02T08:34:00Z">
                  <w:rPr/>
                </w:rPrChange>
              </w:rPr>
            </w:pPr>
            <w:ins w:id="981" w:author="Imagem" w:date="2014-05-02T09:16:00Z">
              <w:r>
                <w:rPr>
                  <w:lang w:val="pt-BR"/>
                </w:rPr>
                <w:t>0.</w:t>
              </w:r>
            </w:ins>
            <w:ins w:id="982" w:author="Imagem" w:date="2014-05-02T09:01:00Z">
              <w:r w:rsidR="005B7FEF">
                <w:rPr>
                  <w:lang w:val="pt-BR"/>
                </w:rPr>
                <w:t>1.0</w:t>
              </w:r>
            </w:ins>
          </w:p>
        </w:tc>
      </w:tr>
      <w:tr w:rsidR="005B7FEF" w:rsidRPr="002B3820">
        <w:trPr>
          <w:ins w:id="983" w:author="Imagem" w:date="2014-05-02T08:59:00Z"/>
        </w:trPr>
        <w:tc>
          <w:tcPr>
            <w:tcW w:w="3936" w:type="dxa"/>
          </w:tcPr>
          <w:p w:rsidR="005B7FEF" w:rsidRPr="005B7FEF" w:rsidRDefault="005B7FEF" w:rsidP="00685AA7">
            <w:pPr>
              <w:pStyle w:val="Corpodetexto"/>
              <w:ind w:left="0"/>
              <w:rPr>
                <w:ins w:id="984" w:author="Imagem" w:date="2014-05-02T08:59:00Z"/>
                <w:lang w:val="pt-BR"/>
              </w:rPr>
            </w:pPr>
            <w:ins w:id="985" w:author="Imagem" w:date="2014-05-02T09:00:00Z">
              <w:r>
                <w:rPr>
                  <w:lang w:val="pt-BR"/>
                </w:rPr>
                <w:t>Formato JPEG</w:t>
              </w:r>
            </w:ins>
          </w:p>
        </w:tc>
        <w:tc>
          <w:tcPr>
            <w:tcW w:w="1134" w:type="dxa"/>
          </w:tcPr>
          <w:p w:rsidR="005B7FEF" w:rsidRPr="005B7FEF" w:rsidRDefault="005B7FEF" w:rsidP="005B7FEF">
            <w:pPr>
              <w:pStyle w:val="Corpodetexto"/>
              <w:ind w:left="0"/>
              <w:rPr>
                <w:ins w:id="986" w:author="Imagem" w:date="2014-05-02T08:59:00Z"/>
                <w:lang w:val="pt-BR"/>
              </w:rPr>
            </w:pPr>
            <w:ins w:id="987" w:author="Imagem" w:date="2014-05-02T09:01:00Z">
              <w:r>
                <w:rPr>
                  <w:lang w:val="pt-BR"/>
                </w:rPr>
                <w:t>Alta</w:t>
              </w:r>
            </w:ins>
          </w:p>
        </w:tc>
        <w:tc>
          <w:tcPr>
            <w:tcW w:w="2835" w:type="dxa"/>
          </w:tcPr>
          <w:p w:rsidR="005B7FEF" w:rsidRPr="005B7FEF" w:rsidRDefault="007C5693" w:rsidP="00685AA7">
            <w:pPr>
              <w:pStyle w:val="Corpodetexto"/>
              <w:ind w:left="0"/>
              <w:rPr>
                <w:ins w:id="988" w:author="Imagem" w:date="2014-05-02T08:59:00Z"/>
                <w:lang w:val="pt-BR"/>
              </w:rPr>
            </w:pPr>
            <w:ins w:id="989" w:author="Imagem" w:date="2014-05-02T09:16:00Z">
              <w:r>
                <w:rPr>
                  <w:lang w:val="pt-BR"/>
                </w:rPr>
                <w:t>0.</w:t>
              </w:r>
            </w:ins>
            <w:ins w:id="990" w:author="Imagem" w:date="2014-05-02T09:01:00Z">
              <w:r w:rsidR="005B7FEF">
                <w:rPr>
                  <w:lang w:val="pt-BR"/>
                </w:rPr>
                <w:t>1.0</w:t>
              </w:r>
            </w:ins>
          </w:p>
        </w:tc>
      </w:tr>
      <w:tr w:rsidR="005B7FEF" w:rsidRPr="002B3820">
        <w:trPr>
          <w:ins w:id="991" w:author="Imagem" w:date="2014-05-02T08:59:00Z"/>
        </w:trPr>
        <w:tc>
          <w:tcPr>
            <w:tcW w:w="3936" w:type="dxa"/>
          </w:tcPr>
          <w:p w:rsidR="005B7FEF" w:rsidRPr="005B7FEF" w:rsidRDefault="007C5693" w:rsidP="00685AA7">
            <w:pPr>
              <w:pStyle w:val="Corpodetexto"/>
              <w:ind w:left="0"/>
              <w:rPr>
                <w:ins w:id="992" w:author="Imagem" w:date="2014-05-02T08:59:00Z"/>
                <w:lang w:val="pt-BR"/>
              </w:rPr>
            </w:pPr>
            <w:ins w:id="993" w:author="Imagem" w:date="2014-05-02T09:11:00Z">
              <w:r>
                <w:rPr>
                  <w:lang w:val="pt-BR"/>
                </w:rPr>
                <w:t>Consulta de imagem em menos de 10 segundos</w:t>
              </w:r>
            </w:ins>
          </w:p>
        </w:tc>
        <w:tc>
          <w:tcPr>
            <w:tcW w:w="1134" w:type="dxa"/>
          </w:tcPr>
          <w:p w:rsidR="005B7FEF" w:rsidRPr="005B7FEF" w:rsidRDefault="007C5693" w:rsidP="00685AA7">
            <w:pPr>
              <w:pStyle w:val="Corpodetexto"/>
              <w:ind w:left="0"/>
              <w:rPr>
                <w:ins w:id="994" w:author="Imagem" w:date="2014-05-02T08:59:00Z"/>
                <w:lang w:val="pt-BR"/>
              </w:rPr>
            </w:pPr>
            <w:ins w:id="995" w:author="Imagem" w:date="2014-05-02T09:12:00Z">
              <w:r>
                <w:rPr>
                  <w:lang w:val="pt-BR"/>
                </w:rPr>
                <w:t>Média</w:t>
              </w:r>
            </w:ins>
          </w:p>
        </w:tc>
        <w:tc>
          <w:tcPr>
            <w:tcW w:w="2835" w:type="dxa"/>
          </w:tcPr>
          <w:p w:rsidR="005B7FEF" w:rsidRPr="007C5693" w:rsidRDefault="007C5693" w:rsidP="007C5693">
            <w:pPr>
              <w:pStyle w:val="Corpodetexto"/>
              <w:ind w:left="0"/>
              <w:rPr>
                <w:ins w:id="996" w:author="Imagem" w:date="2014-05-02T08:59:00Z"/>
                <w:lang w:val="pt-BR"/>
              </w:rPr>
            </w:pPr>
            <w:ins w:id="997" w:author="Imagem" w:date="2014-05-02T09:16:00Z">
              <w:r>
                <w:rPr>
                  <w:lang w:val="pt-BR"/>
                </w:rPr>
                <w:t>0.</w:t>
              </w:r>
            </w:ins>
            <w:ins w:id="998" w:author="Imagem" w:date="2014-05-02T09:15:00Z">
              <w:r>
                <w:rPr>
                  <w:lang w:val="pt-BR"/>
                </w:rPr>
                <w:t>2.</w:t>
              </w:r>
            </w:ins>
            <w:ins w:id="999" w:author="Imagem" w:date="2014-05-02T09:17:00Z">
              <w:r>
                <w:rPr>
                  <w:lang w:val="pt-BR"/>
                </w:rPr>
                <w:t>1</w:t>
              </w:r>
            </w:ins>
          </w:p>
        </w:tc>
      </w:tr>
      <w:tr w:rsidR="007C5693" w:rsidRPr="002B3820">
        <w:trPr>
          <w:ins w:id="1000" w:author="Imagem" w:date="2014-05-02T09:15:00Z"/>
        </w:trPr>
        <w:tc>
          <w:tcPr>
            <w:tcW w:w="3936" w:type="dxa"/>
          </w:tcPr>
          <w:p w:rsidR="007C5693" w:rsidRDefault="007C5693" w:rsidP="00685AA7">
            <w:pPr>
              <w:pStyle w:val="Corpodetexto"/>
              <w:ind w:left="0"/>
              <w:rPr>
                <w:ins w:id="1001" w:author="Imagem" w:date="2014-05-02T09:15:00Z"/>
                <w:lang w:val="pt-BR"/>
              </w:rPr>
            </w:pPr>
            <w:ins w:id="1002" w:author="Imagem" w:date="2014-05-02T09:15:00Z">
              <w:r>
                <w:rPr>
                  <w:lang w:val="pt-BR"/>
                </w:rPr>
                <w:t xml:space="preserve">Compartilhar foto com </w:t>
              </w:r>
              <w:proofErr w:type="gramStart"/>
              <w:r>
                <w:rPr>
                  <w:lang w:val="pt-BR"/>
                </w:rPr>
                <w:t>3</w:t>
              </w:r>
              <w:proofErr w:type="gramEnd"/>
              <w:r>
                <w:rPr>
                  <w:lang w:val="pt-BR"/>
                </w:rPr>
                <w:t xml:space="preserve"> cliques ou menos.</w:t>
              </w:r>
            </w:ins>
          </w:p>
        </w:tc>
        <w:tc>
          <w:tcPr>
            <w:tcW w:w="1134" w:type="dxa"/>
          </w:tcPr>
          <w:p w:rsidR="007C5693" w:rsidRDefault="007C5693" w:rsidP="00685AA7">
            <w:pPr>
              <w:pStyle w:val="Corpodetexto"/>
              <w:ind w:left="0"/>
              <w:rPr>
                <w:ins w:id="1003" w:author="Imagem" w:date="2014-05-02T09:15:00Z"/>
                <w:lang w:val="pt-BR"/>
              </w:rPr>
            </w:pPr>
            <w:ins w:id="1004" w:author="Imagem" w:date="2014-05-02T09:15:00Z">
              <w:r>
                <w:rPr>
                  <w:lang w:val="pt-BR"/>
                </w:rPr>
                <w:t>Média</w:t>
              </w:r>
            </w:ins>
          </w:p>
        </w:tc>
        <w:tc>
          <w:tcPr>
            <w:tcW w:w="2835" w:type="dxa"/>
          </w:tcPr>
          <w:p w:rsidR="007C5693" w:rsidRPr="007C5693" w:rsidRDefault="007C5693" w:rsidP="007C5693">
            <w:pPr>
              <w:pStyle w:val="Corpodetexto"/>
              <w:ind w:left="0"/>
              <w:rPr>
                <w:ins w:id="1005" w:author="Imagem" w:date="2014-05-02T09:15:00Z"/>
                <w:lang w:val="pt-BR"/>
              </w:rPr>
            </w:pPr>
            <w:ins w:id="1006" w:author="Imagem" w:date="2014-05-02T09:16:00Z">
              <w:r>
                <w:rPr>
                  <w:lang w:val="pt-BR"/>
                </w:rPr>
                <w:t>0.3.</w:t>
              </w:r>
            </w:ins>
            <w:ins w:id="1007" w:author="Imagem" w:date="2014-05-02T09:17:00Z">
              <w:r>
                <w:rPr>
                  <w:lang w:val="pt-BR"/>
                </w:rPr>
                <w:t>1</w:t>
              </w:r>
            </w:ins>
            <w:bookmarkStart w:id="1008" w:name="_GoBack"/>
            <w:bookmarkEnd w:id="1008"/>
          </w:p>
        </w:tc>
      </w:tr>
      <w:tr w:rsidR="007C5693" w:rsidRPr="002B3820">
        <w:trPr>
          <w:ins w:id="1009" w:author="Imagem" w:date="2014-05-02T09:16:00Z"/>
        </w:trPr>
        <w:tc>
          <w:tcPr>
            <w:tcW w:w="3936" w:type="dxa"/>
          </w:tcPr>
          <w:p w:rsidR="007C5693" w:rsidRDefault="007C5693" w:rsidP="00685AA7">
            <w:pPr>
              <w:pStyle w:val="Corpodetexto"/>
              <w:ind w:left="0"/>
              <w:rPr>
                <w:ins w:id="1010" w:author="Imagem" w:date="2014-05-02T09:16:00Z"/>
                <w:lang w:val="pt-BR"/>
              </w:rPr>
            </w:pPr>
            <w:ins w:id="1011" w:author="Imagem" w:date="2014-05-02T09:16:00Z">
              <w:r>
                <w:rPr>
                  <w:lang w:val="pt-BR"/>
                </w:rPr>
                <w:t>Qualidade de imagem compatível com o dispositivo</w:t>
              </w:r>
            </w:ins>
          </w:p>
        </w:tc>
        <w:tc>
          <w:tcPr>
            <w:tcW w:w="1134" w:type="dxa"/>
          </w:tcPr>
          <w:p w:rsidR="007C5693" w:rsidRDefault="007C5693" w:rsidP="00685AA7">
            <w:pPr>
              <w:pStyle w:val="Corpodetexto"/>
              <w:ind w:left="0"/>
              <w:rPr>
                <w:ins w:id="1012" w:author="Imagem" w:date="2014-05-02T09:16:00Z"/>
                <w:lang w:val="pt-BR"/>
              </w:rPr>
            </w:pPr>
            <w:ins w:id="1013" w:author="Imagem" w:date="2014-05-02T09:16:00Z">
              <w:r>
                <w:rPr>
                  <w:lang w:val="pt-BR"/>
                </w:rPr>
                <w:t>Média</w:t>
              </w:r>
            </w:ins>
          </w:p>
        </w:tc>
        <w:tc>
          <w:tcPr>
            <w:tcW w:w="2835" w:type="dxa"/>
          </w:tcPr>
          <w:p w:rsidR="007C5693" w:rsidRDefault="007C5693" w:rsidP="007C5693">
            <w:pPr>
              <w:pStyle w:val="Corpodetexto"/>
              <w:ind w:left="0"/>
              <w:rPr>
                <w:ins w:id="1014" w:author="Imagem" w:date="2014-05-02T09:16:00Z"/>
                <w:lang w:val="pt-BR"/>
              </w:rPr>
            </w:pPr>
            <w:ins w:id="1015" w:author="Imagem" w:date="2014-05-02T09:16:00Z">
              <w:r>
                <w:rPr>
                  <w:lang w:val="pt-BR"/>
                </w:rPr>
                <w:t>0.4.</w:t>
              </w:r>
            </w:ins>
            <w:ins w:id="1016" w:author="Imagem" w:date="2014-05-02T09:17:00Z">
              <w:r>
                <w:rPr>
                  <w:lang w:val="pt-BR"/>
                </w:rPr>
                <w:t>1</w:t>
              </w:r>
            </w:ins>
          </w:p>
        </w:tc>
      </w:tr>
    </w:tbl>
    <w:p w:rsidR="002B4085" w:rsidRPr="002B3820" w:rsidRDefault="002B4085" w:rsidP="00816C1B">
      <w:pPr>
        <w:pStyle w:val="Corpodetexto"/>
        <w:ind w:left="0"/>
        <w:rPr>
          <w:lang w:val="pt-BR"/>
          <w:rPrChange w:id="1017" w:author="Imagem" w:date="2014-05-02T08:34:00Z">
            <w:rPr/>
          </w:rPrChange>
        </w:rPr>
      </w:pPr>
    </w:p>
    <w:sectPr w:rsidR="002B4085" w:rsidRPr="002B3820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6853" w:rsidRDefault="00F26853">
      <w:pPr>
        <w:spacing w:line="240" w:lineRule="auto"/>
      </w:pPr>
      <w:r>
        <w:separator/>
      </w:r>
    </w:p>
  </w:endnote>
  <w:endnote w:type="continuationSeparator" w:id="0">
    <w:p w:rsidR="00F26853" w:rsidRDefault="00F2685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685AA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85AA7" w:rsidRDefault="00685AA7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85AA7" w:rsidRDefault="00685AA7" w:rsidP="002B3820">
          <w:pPr>
            <w:jc w:val="center"/>
          </w:pPr>
          <w:r>
            <w:sym w:font="Symbol" w:char="F0D3"/>
          </w:r>
          <w:fldSimple w:instr=" DOCPROPERTY &quot;Company&quot;  \* MERGEFORMAT ">
            <w:del w:id="1022" w:author="Imagem" w:date="2014-05-02T08:30:00Z">
              <w:r w:rsidR="00A47CA9" w:rsidDel="002B3820">
                <w:delText>&lt;</w:delText>
              </w:r>
            </w:del>
            <w:ins w:id="1023" w:author="Imagem" w:date="2014-05-02T08:29:00Z">
              <w:r w:rsidR="002B3820">
                <w:t>Isaac Clark</w:t>
              </w:r>
            </w:ins>
            <w:ins w:id="1024" w:author="Imagem" w:date="2014-05-02T08:30:00Z">
              <w:r w:rsidR="002B3820">
                <w:t>e</w:t>
              </w:r>
            </w:ins>
            <w:ins w:id="1025" w:author="Imagem" w:date="2014-05-02T08:29:00Z">
              <w:r w:rsidR="002B3820" w:rsidDel="002B3820">
                <w:t xml:space="preserve"> </w:t>
              </w:r>
            </w:ins>
            <w:del w:id="1026" w:author="Imagem" w:date="2014-05-02T08:29:00Z">
              <w:r w:rsidR="00A47CA9" w:rsidDel="002B3820">
                <w:delText>Company Name&gt;</w:delText>
              </w:r>
            </w:del>
          </w:fldSimple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2B3820">
            <w:rPr>
              <w:noProof/>
            </w:rPr>
            <w:t>2014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685AA7" w:rsidRDefault="00685AA7">
          <w:pPr>
            <w:jc w:val="right"/>
          </w:pPr>
          <w:r>
            <w:t xml:space="preserve">Page </w:t>
          </w:r>
          <w:r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C5693">
            <w:rPr>
              <w:rStyle w:val="Nmerodepgina"/>
              <w:noProof/>
            </w:rPr>
            <w:t>3</w:t>
          </w:r>
          <w:r>
            <w:rPr>
              <w:rStyle w:val="Nmerodepgina"/>
            </w:rPr>
            <w:fldChar w:fldCharType="end"/>
          </w:r>
        </w:p>
      </w:tc>
    </w:tr>
  </w:tbl>
  <w:p w:rsidR="00685AA7" w:rsidRDefault="00685AA7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6853" w:rsidRDefault="00F26853">
      <w:pPr>
        <w:spacing w:line="240" w:lineRule="auto"/>
      </w:pPr>
      <w:r>
        <w:separator/>
      </w:r>
    </w:p>
  </w:footnote>
  <w:footnote w:type="continuationSeparator" w:id="0">
    <w:p w:rsidR="00F26853" w:rsidRDefault="00F2685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85AA7">
      <w:tc>
        <w:tcPr>
          <w:tcW w:w="6379" w:type="dxa"/>
        </w:tcPr>
        <w:p w:rsidR="00685AA7" w:rsidRDefault="00685AA7" w:rsidP="002B3820">
          <w:r>
            <w:rPr>
              <w:b/>
            </w:rPr>
            <w:fldChar w:fldCharType="begin"/>
          </w:r>
          <w:r>
            <w:rPr>
              <w:b/>
            </w:rPr>
            <w:instrText xml:space="preserve"> SUBJECT  \* MERGEFORMAT </w:instrText>
          </w:r>
          <w:r>
            <w:rPr>
              <w:b/>
            </w:rPr>
            <w:fldChar w:fldCharType="separate"/>
          </w:r>
          <w:del w:id="1018" w:author="Imagem" w:date="2014-05-02T08:29:00Z">
            <w:r w:rsidR="00A47CA9" w:rsidRPr="00A47CA9" w:rsidDel="002B3820">
              <w:delText>&lt;</w:delText>
            </w:r>
            <w:r w:rsidR="006611FC" w:rsidDel="002B3820">
              <w:delText xml:space="preserve"> </w:delText>
            </w:r>
          </w:del>
          <w:proofErr w:type="spellStart"/>
          <w:ins w:id="1019" w:author="Imagem" w:date="2014-05-02T08:31:00Z">
            <w:r w:rsidR="002B3820">
              <w:t>Projeto</w:t>
            </w:r>
            <w:proofErr w:type="spellEnd"/>
            <w:r w:rsidR="002B3820">
              <w:t xml:space="preserve"> do </w:t>
            </w:r>
          </w:ins>
          <w:r w:rsidR="006611FC">
            <w:t xml:space="preserve">Henrique </w:t>
          </w:r>
          <w:del w:id="1020" w:author="Imagem" w:date="2014-05-02T08:31:00Z">
            <w:r w:rsidR="006611FC" w:rsidDel="002B3820">
              <w:delText>Projeto</w:delText>
            </w:r>
          </w:del>
          <w:del w:id="1021" w:author="Imagem" w:date="2014-05-02T08:29:00Z">
            <w:r w:rsidR="006611FC" w:rsidRPr="00A47CA9" w:rsidDel="002B3820">
              <w:delText xml:space="preserve"> </w:delText>
            </w:r>
            <w:r w:rsidR="00A47CA9" w:rsidRPr="00A47CA9" w:rsidDel="002B3820">
              <w:delText>&gt;</w:delText>
            </w:r>
          </w:del>
          <w:r>
            <w:rPr>
              <w:b/>
            </w:rPr>
            <w:fldChar w:fldCharType="end"/>
          </w:r>
        </w:p>
      </w:tc>
      <w:tc>
        <w:tcPr>
          <w:tcW w:w="3179" w:type="dxa"/>
        </w:tcPr>
        <w:p w:rsidR="00685AA7" w:rsidRDefault="00685AA7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</w:p>
      </w:tc>
    </w:tr>
    <w:tr w:rsidR="00685AA7">
      <w:tc>
        <w:tcPr>
          <w:tcW w:w="6379" w:type="dxa"/>
        </w:tcPr>
        <w:p w:rsidR="00685AA7" w:rsidRDefault="000A0286">
          <w:fldSimple w:instr=" TITLE  \* MERGEFORMAT ">
            <w:r w:rsidR="00A47CA9">
              <w:t>Vision</w:t>
            </w:r>
          </w:fldSimple>
        </w:p>
      </w:tc>
      <w:tc>
        <w:tcPr>
          <w:tcW w:w="3179" w:type="dxa"/>
        </w:tcPr>
        <w:p w:rsidR="00685AA7" w:rsidRDefault="00685AA7" w:rsidP="002D28E1">
          <w:r>
            <w:t xml:space="preserve">  Date:  </w:t>
          </w:r>
          <w:r w:rsidR="002D28E1">
            <w:t>28/02/2014</w:t>
          </w:r>
        </w:p>
      </w:tc>
    </w:tr>
  </w:tbl>
  <w:p w:rsidR="00685AA7" w:rsidRDefault="00685AA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7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"/>
  </w:num>
  <w:num w:numId="4">
    <w:abstractNumId w:val="13"/>
  </w:num>
  <w:num w:numId="5">
    <w:abstractNumId w:val="26"/>
  </w:num>
  <w:num w:numId="6">
    <w:abstractNumId w:val="19"/>
  </w:num>
  <w:num w:numId="7">
    <w:abstractNumId w:val="18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9">
    <w:abstractNumId w:val="2"/>
  </w:num>
  <w:num w:numId="10">
    <w:abstractNumId w:val="25"/>
  </w:num>
  <w:num w:numId="11">
    <w:abstractNumId w:val="4"/>
  </w:num>
  <w:num w:numId="12">
    <w:abstractNumId w:val="14"/>
  </w:num>
  <w:num w:numId="13">
    <w:abstractNumId w:val="12"/>
  </w:num>
  <w:num w:numId="14">
    <w:abstractNumId w:val="24"/>
  </w:num>
  <w:num w:numId="15">
    <w:abstractNumId w:val="11"/>
  </w:num>
  <w:num w:numId="16">
    <w:abstractNumId w:val="5"/>
  </w:num>
  <w:num w:numId="17">
    <w:abstractNumId w:val="23"/>
  </w:num>
  <w:num w:numId="18">
    <w:abstractNumId w:val="17"/>
  </w:num>
  <w:num w:numId="19">
    <w:abstractNumId w:val="6"/>
  </w:num>
  <w:num w:numId="20">
    <w:abstractNumId w:val="16"/>
  </w:num>
  <w:num w:numId="21">
    <w:abstractNumId w:val="10"/>
  </w:num>
  <w:num w:numId="22">
    <w:abstractNumId w:val="22"/>
  </w:num>
  <w:num w:numId="23">
    <w:abstractNumId w:val="9"/>
  </w:num>
  <w:num w:numId="24">
    <w:abstractNumId w:val="8"/>
  </w:num>
  <w:num w:numId="25">
    <w:abstractNumId w:val="7"/>
  </w:num>
  <w:num w:numId="26">
    <w:abstractNumId w:val="20"/>
  </w:num>
  <w:num w:numId="27">
    <w:abstractNumId w:val="21"/>
  </w:num>
  <w:num w:numId="28">
    <w:abstractNumId w:val="27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trackRevisions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CA9"/>
    <w:rsid w:val="000A0286"/>
    <w:rsid w:val="00106A8A"/>
    <w:rsid w:val="00124DA8"/>
    <w:rsid w:val="0013062D"/>
    <w:rsid w:val="0019590E"/>
    <w:rsid w:val="00216F16"/>
    <w:rsid w:val="00251652"/>
    <w:rsid w:val="002744C2"/>
    <w:rsid w:val="002B3820"/>
    <w:rsid w:val="002B4085"/>
    <w:rsid w:val="002C601D"/>
    <w:rsid w:val="002D28E1"/>
    <w:rsid w:val="0034136E"/>
    <w:rsid w:val="00375A4A"/>
    <w:rsid w:val="003C2C08"/>
    <w:rsid w:val="00410BAF"/>
    <w:rsid w:val="00441038"/>
    <w:rsid w:val="0052614A"/>
    <w:rsid w:val="005B7FEF"/>
    <w:rsid w:val="006611FC"/>
    <w:rsid w:val="00685AA7"/>
    <w:rsid w:val="007C5693"/>
    <w:rsid w:val="00816C1B"/>
    <w:rsid w:val="008928C3"/>
    <w:rsid w:val="00935ED1"/>
    <w:rsid w:val="00954806"/>
    <w:rsid w:val="00A47CA9"/>
    <w:rsid w:val="00A5388E"/>
    <w:rsid w:val="00AE4979"/>
    <w:rsid w:val="00B90FDC"/>
    <w:rsid w:val="00BA692A"/>
    <w:rsid w:val="00BF5DC2"/>
    <w:rsid w:val="00CA1495"/>
    <w:rsid w:val="00D73FE8"/>
    <w:rsid w:val="00DE2122"/>
    <w:rsid w:val="00E316F6"/>
    <w:rsid w:val="00F26853"/>
    <w:rsid w:val="00FB4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semiHidden/>
    <w:rPr>
      <w:i/>
      <w:color w:val="0000FF"/>
    </w:rPr>
  </w:style>
  <w:style w:type="paragraph" w:styleId="Recuodecorpodetexto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semiHidden/>
    <w:rPr>
      <w:i/>
      <w:iCs/>
      <w:color w:val="0000FF"/>
      <w:sz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derodap">
    <w:name w:val="footnote reference"/>
    <w:basedOn w:val="Fontepargpadro"/>
    <w:semiHidden/>
    <w:rPr>
      <w:sz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semiHidden/>
    <w:pPr>
      <w:ind w:left="600"/>
    </w:pPr>
  </w:style>
  <w:style w:type="paragraph" w:styleId="Sumrio5">
    <w:name w:val="toc 5"/>
    <w:basedOn w:val="Normal"/>
    <w:next w:val="Normal"/>
    <w:semiHidden/>
    <w:pPr>
      <w:ind w:left="800"/>
    </w:pPr>
  </w:style>
  <w:style w:type="paragraph" w:styleId="Sumrio6">
    <w:name w:val="toc 6"/>
    <w:basedOn w:val="Normal"/>
    <w:next w:val="Normal"/>
    <w:semiHidden/>
    <w:pPr>
      <w:ind w:left="1000"/>
    </w:pPr>
  </w:style>
  <w:style w:type="paragraph" w:styleId="Sumrio7">
    <w:name w:val="toc 7"/>
    <w:basedOn w:val="Normal"/>
    <w:next w:val="Normal"/>
    <w:semiHidden/>
    <w:pPr>
      <w:ind w:left="1200"/>
    </w:pPr>
  </w:style>
  <w:style w:type="paragraph" w:styleId="Sumrio8">
    <w:name w:val="toc 8"/>
    <w:basedOn w:val="Normal"/>
    <w:next w:val="Normal"/>
    <w:semiHidden/>
    <w:pPr>
      <w:ind w:left="1400"/>
    </w:pPr>
  </w:style>
  <w:style w:type="paragraph" w:styleId="Sumrio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Corpodetexto2">
    <w:name w:val="Body Text 2"/>
    <w:basedOn w:val="Normal"/>
    <w:semiHidden/>
    <w:rPr>
      <w:i/>
      <w:color w:val="0000FF"/>
    </w:rPr>
  </w:style>
  <w:style w:type="paragraph" w:styleId="Recuodecorpodetexto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Corpodetexto"/>
    <w:autoRedefine/>
    <w:pPr>
      <w:widowControl/>
      <w:tabs>
        <w:tab w:val="left" w:pos="540"/>
        <w:tab w:val="left" w:pos="1260"/>
      </w:tabs>
      <w:spacing w:after="120"/>
    </w:pPr>
    <w:rPr>
      <w:rFonts w:ascii="Times" w:hAnsi="Times"/>
      <w:i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customStyle="1" w:styleId="infoblue0">
    <w:name w:val="infoblue"/>
    <w:basedOn w:val="Normal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Corpodetexto3">
    <w:name w:val="Body Text 3"/>
    <w:basedOn w:val="Normal"/>
    <w:semiHidden/>
    <w:rPr>
      <w:i/>
      <w:iCs/>
      <w:color w:val="0000FF"/>
      <w:sz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408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4085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50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631120051\Desktop\vision_tpl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vision_tpl</Template>
  <TotalTime>193</TotalTime>
  <Pages>3</Pages>
  <Words>843</Words>
  <Characters>4555</Characters>
  <Application>Microsoft Office Word</Application>
  <DocSecurity>0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Vision</vt:lpstr>
      <vt:lpstr>Vision</vt:lpstr>
    </vt:vector>
  </TitlesOfParts>
  <Company>&lt;Company Name&gt;</Company>
  <LinksUpToDate>false</LinksUpToDate>
  <CharactersWithSpaces>5388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&lt;Project Name&gt;</dc:subject>
  <dc:creator>imagem</dc:creator>
  <cp:lastModifiedBy>Imagem</cp:lastModifiedBy>
  <cp:revision>14</cp:revision>
  <cp:lastPrinted>2001-03-15T17:26:00Z</cp:lastPrinted>
  <dcterms:created xsi:type="dcterms:W3CDTF">2014-02-28T11:18:00Z</dcterms:created>
  <dcterms:modified xsi:type="dcterms:W3CDTF">2014-05-02T12:17:00Z</dcterms:modified>
</cp:coreProperties>
</file>